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FFFA" w14:textId="3912DB54" w:rsidR="00874932" w:rsidRPr="00A9627C" w:rsidRDefault="00540695" w:rsidP="00540695">
      <w:pPr>
        <w:jc w:val="center"/>
        <w:rPr>
          <w:b/>
          <w:bCs/>
          <w:color w:val="EE0000"/>
          <w:sz w:val="36"/>
          <w:szCs w:val="36"/>
          <w:u w:val="wave"/>
        </w:rPr>
      </w:pPr>
      <w:r w:rsidRPr="00A9627C">
        <w:rPr>
          <w:b/>
          <w:bCs/>
          <w:color w:val="EE0000"/>
          <w:sz w:val="36"/>
          <w:szCs w:val="36"/>
          <w:u w:val="wave"/>
        </w:rPr>
        <w:t>GOLLAMUDIPADU VILLAGE DETAILS</w:t>
      </w:r>
      <w:r w:rsidR="00BA7876" w:rsidRPr="00A9627C">
        <w:rPr>
          <w:b/>
          <w:bCs/>
          <w:color w:val="EE0000"/>
          <w:sz w:val="36"/>
          <w:szCs w:val="36"/>
          <w:u w:val="wave"/>
        </w:rPr>
        <w:t xml:space="preserve"> [2025]</w:t>
      </w:r>
    </w:p>
    <w:p w14:paraId="297E6329" w14:textId="77777777" w:rsidR="00540695" w:rsidRPr="00BA7876" w:rsidRDefault="00540695" w:rsidP="00540695">
      <w:pPr>
        <w:jc w:val="center"/>
        <w:rPr>
          <w:b/>
          <w:bCs/>
          <w:color w:val="EE0000"/>
          <w:sz w:val="36"/>
          <w:szCs w:val="36"/>
        </w:rPr>
      </w:pPr>
    </w:p>
    <w:p w14:paraId="4C7F875B" w14:textId="77777777" w:rsidR="00A9627C" w:rsidRPr="00DC379F" w:rsidRDefault="00540695" w:rsidP="00540695">
      <w:pPr>
        <w:rPr>
          <w:b/>
          <w:bCs/>
          <w:sz w:val="32"/>
          <w:szCs w:val="32"/>
        </w:rPr>
      </w:pPr>
      <w:r w:rsidRPr="00DC379F">
        <w:rPr>
          <w:b/>
          <w:bCs/>
          <w:color w:val="EE0000"/>
          <w:sz w:val="32"/>
          <w:szCs w:val="32"/>
        </w:rPr>
        <w:t xml:space="preserve">GMSK </w:t>
      </w:r>
      <w:proofErr w:type="gramStart"/>
      <w:r w:rsidRPr="00DC379F">
        <w:rPr>
          <w:b/>
          <w:bCs/>
          <w:color w:val="EE0000"/>
          <w:sz w:val="32"/>
          <w:szCs w:val="32"/>
        </w:rPr>
        <w:t xml:space="preserve">NAME </w:t>
      </w:r>
      <w:r w:rsidRPr="00DC379F">
        <w:rPr>
          <w:b/>
          <w:bCs/>
          <w:sz w:val="32"/>
          <w:szCs w:val="32"/>
        </w:rPr>
        <w:t>:</w:t>
      </w:r>
      <w:proofErr w:type="gramEnd"/>
      <w:r w:rsidRPr="00DC379F">
        <w:rPr>
          <w:b/>
          <w:bCs/>
          <w:sz w:val="32"/>
          <w:szCs w:val="32"/>
        </w:rPr>
        <w:t xml:space="preserve"> </w:t>
      </w:r>
    </w:p>
    <w:p w14:paraId="628B8CEC" w14:textId="77777777" w:rsidR="00DC379F" w:rsidRDefault="00540695" w:rsidP="00540695">
      <w:pPr>
        <w:rPr>
          <w:b/>
          <w:bCs/>
          <w:color w:val="00B0F0"/>
          <w:sz w:val="28"/>
          <w:szCs w:val="28"/>
        </w:rPr>
      </w:pPr>
      <w:r w:rsidRPr="00BA7876">
        <w:rPr>
          <w:b/>
          <w:bCs/>
          <w:color w:val="00B0F0"/>
          <w:sz w:val="28"/>
          <w:szCs w:val="28"/>
        </w:rPr>
        <w:t xml:space="preserve">KONDAVEETI JOSEPH KIRAN </w:t>
      </w:r>
      <w:proofErr w:type="gramStart"/>
      <w:r w:rsidRPr="00BA7876">
        <w:rPr>
          <w:b/>
          <w:bCs/>
          <w:color w:val="00B0F0"/>
          <w:sz w:val="28"/>
          <w:szCs w:val="28"/>
        </w:rPr>
        <w:t xml:space="preserve">KUMARI  </w:t>
      </w:r>
      <w:r w:rsidR="00DC379F">
        <w:rPr>
          <w:b/>
          <w:bCs/>
          <w:color w:val="00B0F0"/>
          <w:sz w:val="28"/>
          <w:szCs w:val="28"/>
        </w:rPr>
        <w:t>D</w:t>
      </w:r>
      <w:proofErr w:type="gramEnd"/>
      <w:r w:rsidR="00DC379F">
        <w:rPr>
          <w:b/>
          <w:bCs/>
          <w:color w:val="00B0F0"/>
          <w:sz w:val="28"/>
          <w:szCs w:val="28"/>
        </w:rPr>
        <w:t>/O STANISLASAIAH</w:t>
      </w:r>
    </w:p>
    <w:p w14:paraId="15562EAE" w14:textId="0FD66136" w:rsidR="00540695" w:rsidRPr="00BA7876" w:rsidRDefault="00DC379F" w:rsidP="00540695">
      <w:pPr>
        <w:rPr>
          <w:b/>
          <w:bCs/>
          <w:color w:val="ED7D31" w:themeColor="accent2"/>
          <w:sz w:val="28"/>
          <w:szCs w:val="28"/>
        </w:rPr>
      </w:pPr>
      <w:r>
        <w:rPr>
          <w:b/>
          <w:bCs/>
          <w:color w:val="00B0F0"/>
          <w:sz w:val="28"/>
          <w:szCs w:val="28"/>
        </w:rPr>
        <w:t xml:space="preserve">A/47, C/OC KAMMA </w:t>
      </w:r>
      <w:r w:rsidR="00540695" w:rsidRPr="00BA7876">
        <w:rPr>
          <w:b/>
          <w:bCs/>
          <w:color w:val="00B0F0"/>
          <w:sz w:val="28"/>
          <w:szCs w:val="28"/>
        </w:rPr>
        <w:t xml:space="preserve">  </w:t>
      </w:r>
      <w:r w:rsidR="00540695" w:rsidRPr="00BA7876">
        <w:rPr>
          <w:b/>
          <w:bCs/>
          <w:color w:val="ED7D31" w:themeColor="accent2"/>
          <w:sz w:val="28"/>
          <w:szCs w:val="28"/>
        </w:rPr>
        <w:t>8247253594</w:t>
      </w:r>
    </w:p>
    <w:p w14:paraId="01D40D75" w14:textId="28E968FF" w:rsidR="00540695" w:rsidRPr="00DC379F" w:rsidRDefault="00540695" w:rsidP="00540695">
      <w:pPr>
        <w:rPr>
          <w:sz w:val="32"/>
          <w:szCs w:val="32"/>
        </w:rPr>
      </w:pPr>
      <w:r w:rsidRPr="00DC379F">
        <w:rPr>
          <w:b/>
          <w:bCs/>
          <w:color w:val="EE0000"/>
          <w:sz w:val="32"/>
          <w:szCs w:val="32"/>
        </w:rPr>
        <w:t xml:space="preserve">VILLAGE </w:t>
      </w:r>
      <w:proofErr w:type="gramStart"/>
      <w:r w:rsidRPr="00DC379F">
        <w:rPr>
          <w:b/>
          <w:bCs/>
          <w:color w:val="EE0000"/>
          <w:sz w:val="32"/>
          <w:szCs w:val="32"/>
        </w:rPr>
        <w:t>BOUNDARIES</w:t>
      </w:r>
      <w:r w:rsidRPr="00DC379F">
        <w:rPr>
          <w:color w:val="EE0000"/>
          <w:sz w:val="32"/>
          <w:szCs w:val="32"/>
        </w:rPr>
        <w:t xml:space="preserve"> </w:t>
      </w:r>
      <w:r w:rsidRPr="00DC379F">
        <w:rPr>
          <w:sz w:val="32"/>
          <w:szCs w:val="32"/>
        </w:rPr>
        <w:t>:</w:t>
      </w:r>
      <w:proofErr w:type="gramEnd"/>
    </w:p>
    <w:p w14:paraId="186D2523" w14:textId="2D02895E" w:rsidR="00540695" w:rsidRPr="001F2598" w:rsidRDefault="00540695" w:rsidP="00540695">
      <w:pPr>
        <w:rPr>
          <w:sz w:val="24"/>
          <w:szCs w:val="24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 w:rsidRPr="001F2598">
        <w:rPr>
          <w:b/>
          <w:bCs/>
          <w:sz w:val="24"/>
          <w:szCs w:val="24"/>
        </w:rPr>
        <w:t xml:space="preserve">EAST </w:t>
      </w:r>
      <w:r w:rsidRPr="001F2598">
        <w:rPr>
          <w:sz w:val="24"/>
          <w:szCs w:val="24"/>
        </w:rPr>
        <w:t>:</w:t>
      </w:r>
      <w:proofErr w:type="gramEnd"/>
      <w:r w:rsidRPr="001F2598">
        <w:rPr>
          <w:sz w:val="24"/>
          <w:szCs w:val="24"/>
        </w:rPr>
        <w:t xml:space="preserve"> MUNIPALLE</w:t>
      </w:r>
    </w:p>
    <w:p w14:paraId="5E5099D5" w14:textId="3ED3E1B6" w:rsidR="00540695" w:rsidRPr="001F2598" w:rsidRDefault="00540695" w:rsidP="00540695">
      <w:pPr>
        <w:rPr>
          <w:sz w:val="24"/>
          <w:szCs w:val="24"/>
        </w:rPr>
      </w:pPr>
      <w:r w:rsidRPr="001F2598">
        <w:rPr>
          <w:sz w:val="24"/>
          <w:szCs w:val="24"/>
        </w:rPr>
        <w:tab/>
      </w:r>
      <w:r w:rsidRPr="001F2598">
        <w:rPr>
          <w:sz w:val="24"/>
          <w:szCs w:val="24"/>
        </w:rPr>
        <w:tab/>
      </w:r>
      <w:proofErr w:type="gramStart"/>
      <w:r w:rsidRPr="001F2598">
        <w:rPr>
          <w:b/>
          <w:bCs/>
          <w:sz w:val="24"/>
          <w:szCs w:val="24"/>
        </w:rPr>
        <w:t>WEST :</w:t>
      </w:r>
      <w:proofErr w:type="gramEnd"/>
      <w:r w:rsidRPr="001F2598">
        <w:rPr>
          <w:sz w:val="24"/>
          <w:szCs w:val="24"/>
        </w:rPr>
        <w:t xml:space="preserve"> JUPUDI</w:t>
      </w:r>
    </w:p>
    <w:p w14:paraId="0ADAD714" w14:textId="155BE57A" w:rsidR="00540695" w:rsidRPr="001F2598" w:rsidRDefault="00540695" w:rsidP="00540695">
      <w:pPr>
        <w:rPr>
          <w:sz w:val="24"/>
          <w:szCs w:val="24"/>
        </w:rPr>
      </w:pPr>
      <w:r w:rsidRPr="001F2598">
        <w:rPr>
          <w:sz w:val="24"/>
          <w:szCs w:val="24"/>
        </w:rPr>
        <w:tab/>
      </w:r>
      <w:r w:rsidRPr="001F2598">
        <w:rPr>
          <w:sz w:val="24"/>
          <w:szCs w:val="24"/>
        </w:rPr>
        <w:tab/>
      </w:r>
      <w:proofErr w:type="gramStart"/>
      <w:r w:rsidRPr="001F2598">
        <w:rPr>
          <w:b/>
          <w:bCs/>
          <w:sz w:val="24"/>
          <w:szCs w:val="24"/>
        </w:rPr>
        <w:t>NORTH :</w:t>
      </w:r>
      <w:proofErr w:type="gramEnd"/>
      <w:r w:rsidRPr="001F2598">
        <w:rPr>
          <w:sz w:val="24"/>
          <w:szCs w:val="24"/>
        </w:rPr>
        <w:t xml:space="preserve"> BRAHMANAKODURU</w:t>
      </w:r>
    </w:p>
    <w:p w14:paraId="726D9EB8" w14:textId="77777777" w:rsidR="00EA1C27" w:rsidRPr="001F2598" w:rsidRDefault="00540695" w:rsidP="00540695">
      <w:pPr>
        <w:rPr>
          <w:sz w:val="24"/>
          <w:szCs w:val="24"/>
        </w:rPr>
      </w:pPr>
      <w:r w:rsidRPr="001F2598">
        <w:rPr>
          <w:sz w:val="24"/>
          <w:szCs w:val="24"/>
        </w:rPr>
        <w:tab/>
      </w:r>
      <w:r w:rsidRPr="001F2598">
        <w:rPr>
          <w:sz w:val="24"/>
          <w:szCs w:val="24"/>
        </w:rPr>
        <w:tab/>
      </w:r>
      <w:proofErr w:type="gramStart"/>
      <w:r w:rsidRPr="001F2598">
        <w:rPr>
          <w:b/>
          <w:bCs/>
          <w:sz w:val="24"/>
          <w:szCs w:val="24"/>
        </w:rPr>
        <w:t>SOUTH  :</w:t>
      </w:r>
      <w:proofErr w:type="gramEnd"/>
      <w:r w:rsidRPr="001F2598">
        <w:rPr>
          <w:sz w:val="24"/>
          <w:szCs w:val="24"/>
        </w:rPr>
        <w:t xml:space="preserve"> DOPPALAPUDI</w:t>
      </w:r>
    </w:p>
    <w:p w14:paraId="26DC2D1B" w14:textId="77777777" w:rsidR="00EA1C27" w:rsidRPr="001F2598" w:rsidRDefault="00EA1C27" w:rsidP="00540695">
      <w:pPr>
        <w:rPr>
          <w:sz w:val="24"/>
          <w:szCs w:val="24"/>
        </w:rPr>
      </w:pPr>
    </w:p>
    <w:p w14:paraId="438BC4ED" w14:textId="3367D55D" w:rsidR="00540695" w:rsidRPr="00DC379F" w:rsidRDefault="00902E61" w:rsidP="00DC379F">
      <w:pPr>
        <w:pStyle w:val="ListParagraph"/>
        <w:numPr>
          <w:ilvl w:val="0"/>
          <w:numId w:val="13"/>
        </w:numPr>
        <w:rPr>
          <w:b/>
          <w:bCs/>
          <w:color w:val="EE0000"/>
          <w:sz w:val="32"/>
          <w:szCs w:val="32"/>
        </w:rPr>
      </w:pPr>
      <w:r w:rsidRPr="00DC379F">
        <w:rPr>
          <w:b/>
          <w:bCs/>
          <w:color w:val="EE0000"/>
          <w:sz w:val="32"/>
          <w:szCs w:val="32"/>
        </w:rPr>
        <w:t>VILLAGE</w:t>
      </w:r>
      <w:r w:rsidR="000E0C2C" w:rsidRPr="00DC379F">
        <w:rPr>
          <w:b/>
          <w:bCs/>
          <w:color w:val="EE0000"/>
          <w:sz w:val="32"/>
          <w:szCs w:val="32"/>
        </w:rPr>
        <w:t xml:space="preserve"> RANGGE LANDS EXTEND</w:t>
      </w:r>
      <w:r w:rsidR="004B36E5" w:rsidRPr="00DC379F">
        <w:rPr>
          <w:b/>
          <w:bCs/>
          <w:color w:val="EE0000"/>
          <w:sz w:val="32"/>
          <w:szCs w:val="32"/>
        </w:rPr>
        <w:t>S AND CROPS</w:t>
      </w:r>
      <w:r w:rsidR="00EA1C27" w:rsidRPr="00DC379F">
        <w:rPr>
          <w:b/>
          <w:bCs/>
          <w:color w:val="EE0000"/>
          <w:sz w:val="32"/>
          <w:szCs w:val="32"/>
        </w:rPr>
        <w:t>:</w:t>
      </w:r>
    </w:p>
    <w:p w14:paraId="6EC240C4" w14:textId="292456F4" w:rsidR="00540695" w:rsidRPr="001F2598" w:rsidRDefault="004B36E5" w:rsidP="0076462B">
      <w:pPr>
        <w:rPr>
          <w:color w:val="538135" w:themeColor="accent6" w:themeShade="BF"/>
          <w:sz w:val="24"/>
          <w:szCs w:val="24"/>
        </w:rPr>
      </w:pPr>
      <w:r w:rsidRPr="001F2598">
        <w:rPr>
          <w:sz w:val="24"/>
          <w:szCs w:val="24"/>
        </w:rPr>
        <w:t xml:space="preserve">TOTAL </w:t>
      </w:r>
      <w:r w:rsidR="0076462B" w:rsidRPr="001F2598">
        <w:rPr>
          <w:sz w:val="24"/>
          <w:szCs w:val="24"/>
        </w:rPr>
        <w:t>:1200 Acers</w:t>
      </w:r>
    </w:p>
    <w:p w14:paraId="1902F454" w14:textId="55CD3FB9" w:rsidR="0076462B" w:rsidRPr="001F2598" w:rsidRDefault="004F02C4" w:rsidP="0076462B">
      <w:pPr>
        <w:rPr>
          <w:sz w:val="24"/>
          <w:szCs w:val="24"/>
        </w:rPr>
      </w:pPr>
      <w:proofErr w:type="gramStart"/>
      <w:r w:rsidRPr="001F2598">
        <w:rPr>
          <w:sz w:val="24"/>
          <w:szCs w:val="24"/>
        </w:rPr>
        <w:t>GOVT :</w:t>
      </w:r>
      <w:proofErr w:type="gramEnd"/>
      <w:r w:rsidRPr="001F2598">
        <w:rPr>
          <w:sz w:val="24"/>
          <w:szCs w:val="24"/>
        </w:rPr>
        <w:t xml:space="preserve"> 100 Acres</w:t>
      </w:r>
    </w:p>
    <w:p w14:paraId="6977ABCA" w14:textId="5EEE86F4" w:rsidR="004F02C4" w:rsidRPr="001F2598" w:rsidRDefault="004F02C4" w:rsidP="0076462B">
      <w:pPr>
        <w:rPr>
          <w:sz w:val="24"/>
          <w:szCs w:val="24"/>
        </w:rPr>
      </w:pPr>
      <w:proofErr w:type="gramStart"/>
      <w:r w:rsidRPr="001F2598">
        <w:rPr>
          <w:sz w:val="24"/>
          <w:szCs w:val="24"/>
        </w:rPr>
        <w:t>PATTA :</w:t>
      </w:r>
      <w:proofErr w:type="gramEnd"/>
      <w:r w:rsidRPr="001F2598">
        <w:rPr>
          <w:sz w:val="24"/>
          <w:szCs w:val="24"/>
        </w:rPr>
        <w:t xml:space="preserve"> 1100</w:t>
      </w:r>
      <w:r w:rsidR="000A07E7" w:rsidRPr="001F2598">
        <w:rPr>
          <w:sz w:val="24"/>
          <w:szCs w:val="24"/>
        </w:rPr>
        <w:t xml:space="preserve"> Acres</w:t>
      </w:r>
    </w:p>
    <w:p w14:paraId="2AE5CDA3" w14:textId="77777777" w:rsidR="00EA1C27" w:rsidRPr="001F2598" w:rsidRDefault="00EA1C27" w:rsidP="0076462B">
      <w:pPr>
        <w:rPr>
          <w:sz w:val="24"/>
          <w:szCs w:val="24"/>
        </w:rPr>
      </w:pPr>
    </w:p>
    <w:p w14:paraId="2B550FA6" w14:textId="52D1BC7F" w:rsidR="00B12C86" w:rsidRPr="00DC379F" w:rsidRDefault="00B12C86" w:rsidP="00CD66CB">
      <w:pPr>
        <w:pStyle w:val="ListParagraph"/>
        <w:numPr>
          <w:ilvl w:val="0"/>
          <w:numId w:val="5"/>
        </w:numPr>
        <w:rPr>
          <w:color w:val="EE0000"/>
          <w:sz w:val="32"/>
          <w:szCs w:val="32"/>
        </w:rPr>
      </w:pPr>
      <w:r w:rsidRPr="00DC379F">
        <w:rPr>
          <w:b/>
          <w:bCs/>
          <w:color w:val="EE0000"/>
          <w:sz w:val="32"/>
          <w:szCs w:val="32"/>
        </w:rPr>
        <w:t xml:space="preserve">TOTAL </w:t>
      </w:r>
      <w:proofErr w:type="gramStart"/>
      <w:r w:rsidRPr="00DC379F">
        <w:rPr>
          <w:b/>
          <w:bCs/>
          <w:color w:val="EE0000"/>
          <w:sz w:val="32"/>
          <w:szCs w:val="32"/>
        </w:rPr>
        <w:t>POPULATION :</w:t>
      </w:r>
      <w:proofErr w:type="gramEnd"/>
      <w:r w:rsidRPr="00DC379F">
        <w:rPr>
          <w:b/>
          <w:bCs/>
          <w:color w:val="EE0000"/>
          <w:sz w:val="32"/>
          <w:szCs w:val="32"/>
        </w:rPr>
        <w:t xml:space="preserve"> 1358</w:t>
      </w:r>
      <w:r w:rsidR="00532FB2" w:rsidRPr="00DC379F">
        <w:rPr>
          <w:b/>
          <w:bCs/>
          <w:color w:val="EE0000"/>
          <w:sz w:val="32"/>
          <w:szCs w:val="32"/>
        </w:rPr>
        <w:t xml:space="preserve"> [Approx</w:t>
      </w:r>
      <w:r w:rsidR="00532FB2" w:rsidRPr="00DC379F">
        <w:rPr>
          <w:color w:val="EE0000"/>
          <w:sz w:val="32"/>
          <w:szCs w:val="32"/>
        </w:rPr>
        <w:t>]</w:t>
      </w:r>
    </w:p>
    <w:p w14:paraId="54494B86" w14:textId="67BAF3F3" w:rsidR="00532FB2" w:rsidRPr="001F2598" w:rsidRDefault="00D041BE" w:rsidP="0076462B">
      <w:pPr>
        <w:rPr>
          <w:sz w:val="24"/>
          <w:szCs w:val="24"/>
        </w:rPr>
      </w:pPr>
      <w:proofErr w:type="gramStart"/>
      <w:r w:rsidRPr="001F2598">
        <w:rPr>
          <w:sz w:val="24"/>
          <w:szCs w:val="24"/>
        </w:rPr>
        <w:t>MALE :</w:t>
      </w:r>
      <w:proofErr w:type="gramEnd"/>
      <w:r w:rsidRPr="001F2598">
        <w:rPr>
          <w:sz w:val="24"/>
          <w:szCs w:val="24"/>
        </w:rPr>
        <w:t xml:space="preserve"> 650</w:t>
      </w:r>
    </w:p>
    <w:p w14:paraId="1543B5C4" w14:textId="40EEBD56" w:rsidR="00D041BE" w:rsidRPr="001F2598" w:rsidRDefault="00D041BE" w:rsidP="0076462B">
      <w:pPr>
        <w:rPr>
          <w:sz w:val="24"/>
          <w:szCs w:val="24"/>
        </w:rPr>
      </w:pPr>
      <w:proofErr w:type="gramStart"/>
      <w:r w:rsidRPr="001F2598">
        <w:rPr>
          <w:sz w:val="24"/>
          <w:szCs w:val="24"/>
        </w:rPr>
        <w:t>FEMALE :</w:t>
      </w:r>
      <w:proofErr w:type="gramEnd"/>
      <w:r w:rsidRPr="001F2598">
        <w:rPr>
          <w:sz w:val="24"/>
          <w:szCs w:val="24"/>
        </w:rPr>
        <w:t xml:space="preserve"> 708</w:t>
      </w:r>
    </w:p>
    <w:p w14:paraId="46EB2D4A" w14:textId="77777777" w:rsidR="00EA1C27" w:rsidRPr="00521C3D" w:rsidRDefault="00EA1C27" w:rsidP="0076462B">
      <w:pPr>
        <w:rPr>
          <w:sz w:val="20"/>
          <w:szCs w:val="20"/>
        </w:rPr>
      </w:pPr>
    </w:p>
    <w:p w14:paraId="052E0869" w14:textId="26BCA361" w:rsidR="00D041BE" w:rsidRPr="00DC379F" w:rsidRDefault="00285798" w:rsidP="00CD66CB">
      <w:pPr>
        <w:pStyle w:val="ListParagraph"/>
        <w:numPr>
          <w:ilvl w:val="0"/>
          <w:numId w:val="5"/>
        </w:numPr>
        <w:rPr>
          <w:b/>
          <w:bCs/>
          <w:color w:val="EE0000"/>
          <w:sz w:val="32"/>
          <w:szCs w:val="32"/>
        </w:rPr>
      </w:pPr>
      <w:r w:rsidRPr="00DC379F">
        <w:rPr>
          <w:b/>
          <w:bCs/>
          <w:color w:val="EE0000"/>
          <w:sz w:val="32"/>
          <w:szCs w:val="32"/>
        </w:rPr>
        <w:t xml:space="preserve"> CASTE NAMES AND </w:t>
      </w:r>
      <w:proofErr w:type="gramStart"/>
      <w:r w:rsidRPr="00DC379F">
        <w:rPr>
          <w:b/>
          <w:bCs/>
          <w:color w:val="EE0000"/>
          <w:sz w:val="32"/>
          <w:szCs w:val="32"/>
        </w:rPr>
        <w:t>POPULATION :</w:t>
      </w:r>
      <w:proofErr w:type="gramEnd"/>
      <w:r w:rsidRPr="00DC379F">
        <w:rPr>
          <w:b/>
          <w:bCs/>
          <w:color w:val="EE0000"/>
          <w:sz w:val="32"/>
          <w:szCs w:val="32"/>
        </w:rPr>
        <w:t xml:space="preserve"> [A</w:t>
      </w:r>
      <w:r w:rsidR="00176F4E" w:rsidRPr="00DC379F">
        <w:rPr>
          <w:b/>
          <w:bCs/>
          <w:color w:val="EE0000"/>
          <w:sz w:val="32"/>
          <w:szCs w:val="32"/>
        </w:rPr>
        <w:t>pprox]</w:t>
      </w:r>
    </w:p>
    <w:p w14:paraId="3999575E" w14:textId="77777777" w:rsidR="003132BF" w:rsidRPr="001F2598" w:rsidRDefault="00176F4E" w:rsidP="0076462B">
      <w:pPr>
        <w:rPr>
          <w:b/>
          <w:bCs/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OC :</w:t>
      </w:r>
      <w:proofErr w:type="gramEnd"/>
    </w:p>
    <w:p w14:paraId="1DC3B683" w14:textId="05842558" w:rsidR="00176F4E" w:rsidRPr="001F2598" w:rsidRDefault="00176F4E" w:rsidP="0076462B">
      <w:pPr>
        <w:rPr>
          <w:sz w:val="24"/>
          <w:szCs w:val="24"/>
        </w:rPr>
      </w:pPr>
      <w:r w:rsidRPr="001F2598">
        <w:rPr>
          <w:sz w:val="24"/>
          <w:szCs w:val="24"/>
        </w:rPr>
        <w:t xml:space="preserve"> KAMMA – 128</w:t>
      </w:r>
    </w:p>
    <w:p w14:paraId="10180BAA" w14:textId="77777777" w:rsidR="003132BF" w:rsidRPr="001F2598" w:rsidRDefault="00176F4E" w:rsidP="0076462B">
      <w:pPr>
        <w:rPr>
          <w:sz w:val="24"/>
          <w:szCs w:val="24"/>
        </w:rPr>
      </w:pPr>
      <w:r w:rsidRPr="001F2598">
        <w:rPr>
          <w:sz w:val="24"/>
          <w:szCs w:val="24"/>
        </w:rPr>
        <w:t xml:space="preserve">VYSHYA </w:t>
      </w:r>
      <w:r w:rsidR="003132BF" w:rsidRPr="001F2598">
        <w:rPr>
          <w:sz w:val="24"/>
          <w:szCs w:val="24"/>
        </w:rPr>
        <w:t>– 6</w:t>
      </w:r>
    </w:p>
    <w:p w14:paraId="0EF9CEF5" w14:textId="6313F7D8" w:rsidR="003132BF" w:rsidRPr="001F2598" w:rsidRDefault="003132BF" w:rsidP="0076462B">
      <w:pPr>
        <w:rPr>
          <w:sz w:val="24"/>
          <w:szCs w:val="24"/>
        </w:rPr>
      </w:pPr>
      <w:r w:rsidRPr="001F2598">
        <w:rPr>
          <w:sz w:val="24"/>
          <w:szCs w:val="24"/>
        </w:rPr>
        <w:t>BRAHMINS -15</w:t>
      </w:r>
    </w:p>
    <w:p w14:paraId="4A58261E" w14:textId="4604586F" w:rsidR="003132BF" w:rsidRPr="001F2598" w:rsidRDefault="003132BF" w:rsidP="0076462B">
      <w:pPr>
        <w:rPr>
          <w:b/>
          <w:bCs/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BC</w:t>
      </w:r>
      <w:r w:rsidR="00A579B6" w:rsidRPr="001F2598">
        <w:rPr>
          <w:b/>
          <w:bCs/>
          <w:sz w:val="24"/>
          <w:szCs w:val="24"/>
        </w:rPr>
        <w:t xml:space="preserve"> :</w:t>
      </w:r>
      <w:proofErr w:type="gramEnd"/>
    </w:p>
    <w:p w14:paraId="2A532F49" w14:textId="694627B0" w:rsidR="00A579B6" w:rsidRPr="001F2598" w:rsidRDefault="00A579B6" w:rsidP="0076462B">
      <w:pPr>
        <w:rPr>
          <w:sz w:val="24"/>
          <w:szCs w:val="24"/>
        </w:rPr>
      </w:pPr>
      <w:r w:rsidRPr="001F2598">
        <w:rPr>
          <w:sz w:val="24"/>
          <w:szCs w:val="24"/>
        </w:rPr>
        <w:t>MUSLIM SHAIK -24</w:t>
      </w:r>
    </w:p>
    <w:p w14:paraId="5BD05DA3" w14:textId="57F1E538" w:rsidR="00A579B6" w:rsidRPr="001F2598" w:rsidRDefault="00A579B6" w:rsidP="0076462B">
      <w:pPr>
        <w:rPr>
          <w:sz w:val="24"/>
          <w:szCs w:val="24"/>
        </w:rPr>
      </w:pPr>
      <w:r w:rsidRPr="001F2598">
        <w:rPr>
          <w:sz w:val="24"/>
          <w:szCs w:val="24"/>
        </w:rPr>
        <w:lastRenderedPageBreak/>
        <w:t>UPPARA – 266</w:t>
      </w:r>
    </w:p>
    <w:p w14:paraId="21063CE8" w14:textId="7A07AD10" w:rsidR="00A579B6" w:rsidRPr="001F2598" w:rsidRDefault="00030274" w:rsidP="0076462B">
      <w:pPr>
        <w:rPr>
          <w:sz w:val="24"/>
          <w:szCs w:val="24"/>
        </w:rPr>
      </w:pPr>
      <w:r w:rsidRPr="001F2598">
        <w:rPr>
          <w:sz w:val="24"/>
          <w:szCs w:val="24"/>
        </w:rPr>
        <w:t>YADAVA – 225</w:t>
      </w:r>
    </w:p>
    <w:p w14:paraId="5BEE2EA9" w14:textId="52BCD0B8" w:rsidR="00030274" w:rsidRPr="001F2598" w:rsidRDefault="00030274" w:rsidP="0076462B">
      <w:pPr>
        <w:rPr>
          <w:sz w:val="24"/>
          <w:szCs w:val="24"/>
        </w:rPr>
      </w:pPr>
      <w:r w:rsidRPr="001F2598">
        <w:rPr>
          <w:sz w:val="24"/>
          <w:szCs w:val="24"/>
        </w:rPr>
        <w:t>RAJAKA -8</w:t>
      </w:r>
    </w:p>
    <w:p w14:paraId="06DB3E29" w14:textId="57F7F23D" w:rsidR="00030274" w:rsidRPr="001F2598" w:rsidRDefault="00030274" w:rsidP="0076462B">
      <w:pPr>
        <w:rPr>
          <w:sz w:val="24"/>
          <w:szCs w:val="24"/>
        </w:rPr>
      </w:pPr>
      <w:r w:rsidRPr="001F2598">
        <w:rPr>
          <w:sz w:val="24"/>
          <w:szCs w:val="24"/>
        </w:rPr>
        <w:t>VADRAN</w:t>
      </w:r>
      <w:r w:rsidR="0063116A" w:rsidRPr="001F2598">
        <w:rPr>
          <w:sz w:val="24"/>
          <w:szCs w:val="24"/>
        </w:rPr>
        <w:t>GI -10</w:t>
      </w:r>
    </w:p>
    <w:p w14:paraId="65C6FAA2" w14:textId="6C3400CC" w:rsidR="0063116A" w:rsidRPr="001F2598" w:rsidRDefault="0063116A" w:rsidP="0076462B">
      <w:pPr>
        <w:rPr>
          <w:sz w:val="24"/>
          <w:szCs w:val="24"/>
        </w:rPr>
      </w:pPr>
      <w:r w:rsidRPr="001F2598">
        <w:rPr>
          <w:sz w:val="24"/>
          <w:szCs w:val="24"/>
        </w:rPr>
        <w:t>CHAAKALI – 9</w:t>
      </w:r>
    </w:p>
    <w:p w14:paraId="1338E1B9" w14:textId="72E3DEA4" w:rsidR="0063116A" w:rsidRPr="001F2598" w:rsidRDefault="00521C3D" w:rsidP="0076462B">
      <w:pPr>
        <w:rPr>
          <w:sz w:val="24"/>
          <w:szCs w:val="24"/>
        </w:rPr>
      </w:pPr>
      <w:r w:rsidRPr="001F2598">
        <w:rPr>
          <w:sz w:val="24"/>
          <w:szCs w:val="24"/>
        </w:rPr>
        <w:t>MANGALI -6</w:t>
      </w:r>
    </w:p>
    <w:p w14:paraId="2F8804FB" w14:textId="5E399744" w:rsidR="00521C3D" w:rsidRPr="001F2598" w:rsidRDefault="005E4AC3" w:rsidP="0076462B">
      <w:pPr>
        <w:rPr>
          <w:b/>
          <w:bCs/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SC :</w:t>
      </w:r>
      <w:proofErr w:type="gramEnd"/>
    </w:p>
    <w:p w14:paraId="06081EAC" w14:textId="2439F3EC" w:rsidR="005E4AC3" w:rsidRPr="001F2598" w:rsidRDefault="005E4AC3" w:rsidP="0076462B">
      <w:pPr>
        <w:rPr>
          <w:sz w:val="24"/>
          <w:szCs w:val="24"/>
        </w:rPr>
      </w:pPr>
      <w:r w:rsidRPr="001F2598">
        <w:rPr>
          <w:sz w:val="24"/>
          <w:szCs w:val="24"/>
        </w:rPr>
        <w:t>MALA -573</w:t>
      </w:r>
    </w:p>
    <w:p w14:paraId="26341311" w14:textId="665C8AC7" w:rsidR="005E4AC3" w:rsidRPr="001F2598" w:rsidRDefault="005E4AC3" w:rsidP="0076462B">
      <w:pPr>
        <w:rPr>
          <w:sz w:val="24"/>
          <w:szCs w:val="24"/>
        </w:rPr>
      </w:pPr>
      <w:r w:rsidRPr="001F2598">
        <w:rPr>
          <w:sz w:val="24"/>
          <w:szCs w:val="24"/>
        </w:rPr>
        <w:t>MADIGA – 91</w:t>
      </w:r>
    </w:p>
    <w:p w14:paraId="2B3E411D" w14:textId="19725AC7" w:rsidR="005E4AC3" w:rsidRPr="001F2598" w:rsidRDefault="003F6692" w:rsidP="0076462B">
      <w:pPr>
        <w:rPr>
          <w:b/>
          <w:bCs/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ST :</w:t>
      </w:r>
      <w:proofErr w:type="gramEnd"/>
      <w:r w:rsidRPr="001F2598">
        <w:rPr>
          <w:b/>
          <w:bCs/>
          <w:sz w:val="24"/>
          <w:szCs w:val="24"/>
        </w:rPr>
        <w:t xml:space="preserve"> </w:t>
      </w:r>
    </w:p>
    <w:p w14:paraId="085E1808" w14:textId="77777777" w:rsidR="00BA7876" w:rsidRPr="001F2598" w:rsidRDefault="003F6692" w:rsidP="00BA7876">
      <w:pPr>
        <w:rPr>
          <w:sz w:val="24"/>
          <w:szCs w:val="24"/>
        </w:rPr>
      </w:pPr>
      <w:r w:rsidRPr="001F2598">
        <w:rPr>
          <w:sz w:val="24"/>
          <w:szCs w:val="24"/>
        </w:rPr>
        <w:t>YERUKULA -1</w:t>
      </w:r>
    </w:p>
    <w:p w14:paraId="67A41C9B" w14:textId="4700E500" w:rsidR="00EA1C27" w:rsidRPr="001F2598" w:rsidRDefault="0096591A" w:rsidP="00BA7876">
      <w:pPr>
        <w:rPr>
          <w:sz w:val="24"/>
          <w:szCs w:val="24"/>
        </w:rPr>
      </w:pPr>
      <w:r w:rsidRPr="001F2598">
        <w:rPr>
          <w:sz w:val="24"/>
          <w:szCs w:val="24"/>
        </w:rPr>
        <w:t>YANADI -1</w:t>
      </w:r>
      <w:r w:rsidR="00EA1C27" w:rsidRPr="001F2598">
        <w:rPr>
          <w:sz w:val="24"/>
          <w:szCs w:val="24"/>
        </w:rPr>
        <w:tab/>
      </w:r>
    </w:p>
    <w:p w14:paraId="47A9EC14" w14:textId="2761173C" w:rsidR="00540695" w:rsidRPr="008848DC" w:rsidRDefault="00FE5FC2" w:rsidP="00CD66CB">
      <w:pPr>
        <w:pStyle w:val="ListParagraph"/>
        <w:numPr>
          <w:ilvl w:val="0"/>
          <w:numId w:val="5"/>
        </w:numPr>
        <w:tabs>
          <w:tab w:val="left" w:pos="2736"/>
        </w:tabs>
        <w:rPr>
          <w:b/>
          <w:bCs/>
          <w:color w:val="EE0000"/>
          <w:sz w:val="32"/>
          <w:szCs w:val="32"/>
        </w:rPr>
      </w:pPr>
      <w:proofErr w:type="gramStart"/>
      <w:r w:rsidRPr="008848DC">
        <w:rPr>
          <w:b/>
          <w:bCs/>
          <w:color w:val="EE0000"/>
          <w:sz w:val="32"/>
          <w:szCs w:val="32"/>
        </w:rPr>
        <w:t>TOTAL  VOTERS</w:t>
      </w:r>
      <w:proofErr w:type="gramEnd"/>
      <w:r w:rsidRPr="008848DC">
        <w:rPr>
          <w:b/>
          <w:bCs/>
          <w:color w:val="EE0000"/>
          <w:sz w:val="32"/>
          <w:szCs w:val="32"/>
        </w:rPr>
        <w:t xml:space="preserve"> :</w:t>
      </w:r>
      <w:r w:rsidR="003F0F23" w:rsidRPr="008848DC">
        <w:rPr>
          <w:b/>
          <w:bCs/>
          <w:color w:val="EE0000"/>
          <w:sz w:val="32"/>
          <w:szCs w:val="32"/>
        </w:rPr>
        <w:t xml:space="preserve"> </w:t>
      </w:r>
      <w:r w:rsidRPr="008848DC">
        <w:rPr>
          <w:b/>
          <w:bCs/>
          <w:color w:val="EE0000"/>
          <w:sz w:val="32"/>
          <w:szCs w:val="32"/>
        </w:rPr>
        <w:t>964</w:t>
      </w:r>
      <w:r w:rsidR="003F0F23" w:rsidRPr="008848DC">
        <w:rPr>
          <w:b/>
          <w:bCs/>
          <w:color w:val="EE0000"/>
          <w:sz w:val="32"/>
          <w:szCs w:val="32"/>
        </w:rPr>
        <w:t xml:space="preserve"> [AS PER 2025]</w:t>
      </w:r>
    </w:p>
    <w:p w14:paraId="69F61F02" w14:textId="2C8FA294" w:rsidR="003F0F23" w:rsidRPr="001F2598" w:rsidRDefault="003F0F23" w:rsidP="00540695">
      <w:pPr>
        <w:tabs>
          <w:tab w:val="left" w:pos="2736"/>
        </w:tabs>
        <w:rPr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MALE</w:t>
      </w:r>
      <w:r w:rsidRPr="001F2598">
        <w:rPr>
          <w:sz w:val="24"/>
          <w:szCs w:val="24"/>
        </w:rPr>
        <w:t xml:space="preserve"> :</w:t>
      </w:r>
      <w:proofErr w:type="gramEnd"/>
      <w:r w:rsidRPr="001F2598">
        <w:rPr>
          <w:sz w:val="24"/>
          <w:szCs w:val="24"/>
        </w:rPr>
        <w:t xml:space="preserve"> </w:t>
      </w:r>
      <w:r w:rsidR="00BA3796" w:rsidRPr="001F2598">
        <w:rPr>
          <w:sz w:val="24"/>
          <w:szCs w:val="24"/>
        </w:rPr>
        <w:t>462</w:t>
      </w:r>
    </w:p>
    <w:p w14:paraId="3EF0C060" w14:textId="60642640" w:rsidR="00EA1C27" w:rsidRPr="001F2598" w:rsidRDefault="00BA3796" w:rsidP="00540695">
      <w:pPr>
        <w:tabs>
          <w:tab w:val="left" w:pos="2736"/>
        </w:tabs>
        <w:rPr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 xml:space="preserve">FEMALE </w:t>
      </w:r>
      <w:r w:rsidRPr="001F2598">
        <w:rPr>
          <w:sz w:val="24"/>
          <w:szCs w:val="24"/>
        </w:rPr>
        <w:t>:</w:t>
      </w:r>
      <w:proofErr w:type="gramEnd"/>
      <w:r w:rsidRPr="001F2598">
        <w:rPr>
          <w:sz w:val="24"/>
          <w:szCs w:val="24"/>
        </w:rPr>
        <w:t xml:space="preserve"> 502</w:t>
      </w:r>
    </w:p>
    <w:p w14:paraId="740285DD" w14:textId="1AFB6261" w:rsidR="00CF18D7" w:rsidRPr="008848DC" w:rsidRDefault="00865CE7" w:rsidP="00CD66CB">
      <w:pPr>
        <w:pStyle w:val="ListParagraph"/>
        <w:numPr>
          <w:ilvl w:val="0"/>
          <w:numId w:val="5"/>
        </w:numPr>
        <w:tabs>
          <w:tab w:val="left" w:pos="2736"/>
        </w:tabs>
        <w:rPr>
          <w:color w:val="EE0000"/>
          <w:sz w:val="32"/>
          <w:szCs w:val="32"/>
        </w:rPr>
      </w:pPr>
      <w:r w:rsidRPr="008848DC">
        <w:rPr>
          <w:b/>
          <w:bCs/>
          <w:color w:val="EE0000"/>
          <w:sz w:val="32"/>
          <w:szCs w:val="32"/>
        </w:rPr>
        <w:t>POLING S</w:t>
      </w:r>
      <w:r w:rsidR="006802AE" w:rsidRPr="008848DC">
        <w:rPr>
          <w:b/>
          <w:bCs/>
          <w:color w:val="EE0000"/>
          <w:sz w:val="32"/>
          <w:szCs w:val="32"/>
        </w:rPr>
        <w:t xml:space="preserve">TATION </w:t>
      </w:r>
      <w:proofErr w:type="gramStart"/>
      <w:r w:rsidR="006802AE" w:rsidRPr="008848DC">
        <w:rPr>
          <w:b/>
          <w:bCs/>
          <w:color w:val="EE0000"/>
          <w:sz w:val="32"/>
          <w:szCs w:val="32"/>
        </w:rPr>
        <w:t>DETAILS</w:t>
      </w:r>
      <w:r w:rsidR="006802AE" w:rsidRPr="008848DC">
        <w:rPr>
          <w:color w:val="EE0000"/>
          <w:sz w:val="32"/>
          <w:szCs w:val="32"/>
        </w:rPr>
        <w:t xml:space="preserve"> :</w:t>
      </w:r>
      <w:proofErr w:type="gramEnd"/>
    </w:p>
    <w:p w14:paraId="436F37CE" w14:textId="2DEC86AE" w:rsidR="006802AE" w:rsidRPr="001F2598" w:rsidRDefault="006802AE" w:rsidP="00540695">
      <w:pPr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>PS.NO :161</w:t>
      </w:r>
    </w:p>
    <w:p w14:paraId="13362895" w14:textId="0A7D128A" w:rsidR="00EA1C27" w:rsidRPr="001F2598" w:rsidRDefault="00897839" w:rsidP="006A7C52">
      <w:pPr>
        <w:tabs>
          <w:tab w:val="left" w:pos="1524"/>
        </w:tabs>
        <w:rPr>
          <w:sz w:val="24"/>
          <w:szCs w:val="24"/>
        </w:rPr>
      </w:pPr>
      <w:proofErr w:type="gramStart"/>
      <w:r w:rsidRPr="001F2598">
        <w:rPr>
          <w:sz w:val="24"/>
          <w:szCs w:val="24"/>
        </w:rPr>
        <w:t>LOCATION :</w:t>
      </w:r>
      <w:proofErr w:type="gramEnd"/>
      <w:r w:rsidR="00EA1C27" w:rsidRPr="001F2598">
        <w:rPr>
          <w:sz w:val="24"/>
          <w:szCs w:val="24"/>
        </w:rPr>
        <w:tab/>
      </w:r>
    </w:p>
    <w:p w14:paraId="6FD39220" w14:textId="5F502A0B" w:rsidR="00897839" w:rsidRPr="008848DC" w:rsidRDefault="00897839" w:rsidP="00CD66CB">
      <w:pPr>
        <w:pStyle w:val="ListParagraph"/>
        <w:numPr>
          <w:ilvl w:val="0"/>
          <w:numId w:val="5"/>
        </w:numPr>
        <w:tabs>
          <w:tab w:val="left" w:pos="2736"/>
        </w:tabs>
        <w:rPr>
          <w:color w:val="EE0000"/>
          <w:sz w:val="32"/>
          <w:szCs w:val="32"/>
        </w:rPr>
      </w:pPr>
      <w:r w:rsidRPr="008848DC">
        <w:rPr>
          <w:b/>
          <w:bCs/>
          <w:color w:val="EE0000"/>
          <w:sz w:val="32"/>
          <w:szCs w:val="32"/>
        </w:rPr>
        <w:t xml:space="preserve">COMMUNITY </w:t>
      </w:r>
      <w:proofErr w:type="gramStart"/>
      <w:r w:rsidR="007650A0" w:rsidRPr="008848DC">
        <w:rPr>
          <w:b/>
          <w:bCs/>
          <w:color w:val="EE0000"/>
          <w:sz w:val="32"/>
          <w:szCs w:val="32"/>
        </w:rPr>
        <w:t>ORGANIZATIONS</w:t>
      </w:r>
      <w:r w:rsidR="007650A0" w:rsidRPr="008848DC">
        <w:rPr>
          <w:color w:val="EE0000"/>
          <w:sz w:val="32"/>
          <w:szCs w:val="32"/>
        </w:rPr>
        <w:t xml:space="preserve"> :</w:t>
      </w:r>
      <w:proofErr w:type="gramEnd"/>
    </w:p>
    <w:p w14:paraId="3426A68D" w14:textId="51A75D6F" w:rsidR="007650A0" w:rsidRPr="001F2598" w:rsidRDefault="00CF4B4D" w:rsidP="00540695">
      <w:pPr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COMMUNITY BHAVANAM AND POURA SEVA </w:t>
      </w:r>
      <w:r w:rsidR="00BC3D69" w:rsidRPr="001F2598">
        <w:rPr>
          <w:sz w:val="24"/>
          <w:szCs w:val="24"/>
        </w:rPr>
        <w:t>KENDRAM [ SRI K V P RAMACHANDRARAO MP</w:t>
      </w:r>
      <w:r w:rsidR="003C093B" w:rsidRPr="001F2598">
        <w:rPr>
          <w:sz w:val="24"/>
          <w:szCs w:val="24"/>
        </w:rPr>
        <w:t>[PS] MPLAD NIDHULATHO]</w:t>
      </w:r>
    </w:p>
    <w:p w14:paraId="11822FAB" w14:textId="77777777" w:rsidR="00EA1C27" w:rsidRPr="00DC379F" w:rsidRDefault="00EA1C27" w:rsidP="00540695">
      <w:pPr>
        <w:tabs>
          <w:tab w:val="left" w:pos="2736"/>
        </w:tabs>
      </w:pPr>
    </w:p>
    <w:p w14:paraId="60239955" w14:textId="5955FECB" w:rsidR="009F5A9C" w:rsidRPr="001F2598" w:rsidRDefault="009F5A9C" w:rsidP="00CD66CB">
      <w:pPr>
        <w:pStyle w:val="ListParagraph"/>
        <w:numPr>
          <w:ilvl w:val="0"/>
          <w:numId w:val="5"/>
        </w:numPr>
        <w:tabs>
          <w:tab w:val="left" w:pos="2736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>LABOUR UNIONS AND DETAILS</w:t>
      </w:r>
      <w:r w:rsidRPr="001F2598">
        <w:rPr>
          <w:color w:val="EE0000"/>
          <w:sz w:val="36"/>
          <w:szCs w:val="36"/>
        </w:rPr>
        <w:t xml:space="preserve">: </w:t>
      </w:r>
      <w:r w:rsidRPr="001F2598">
        <w:rPr>
          <w:sz w:val="24"/>
          <w:szCs w:val="24"/>
        </w:rPr>
        <w:t>NIL</w:t>
      </w:r>
    </w:p>
    <w:p w14:paraId="29E30157" w14:textId="77531635" w:rsidR="009F5A9C" w:rsidRPr="00DC379F" w:rsidRDefault="00CD66CB" w:rsidP="00CD66CB">
      <w:pPr>
        <w:pStyle w:val="ListParagraph"/>
        <w:numPr>
          <w:ilvl w:val="0"/>
          <w:numId w:val="5"/>
        </w:numPr>
        <w:tabs>
          <w:tab w:val="left" w:pos="2736"/>
        </w:tabs>
        <w:rPr>
          <w:b/>
          <w:bCs/>
          <w:color w:val="833C0B" w:themeColor="accent2" w:themeShade="80"/>
        </w:rPr>
      </w:pPr>
      <w:r w:rsidRPr="008848DC">
        <w:rPr>
          <w:b/>
          <w:bCs/>
          <w:color w:val="EE0000"/>
          <w:sz w:val="32"/>
          <w:szCs w:val="32"/>
        </w:rPr>
        <w:t xml:space="preserve"> </w:t>
      </w:r>
      <w:r w:rsidR="009F5A9C" w:rsidRPr="008848DC">
        <w:rPr>
          <w:b/>
          <w:bCs/>
          <w:color w:val="EE0000"/>
          <w:sz w:val="32"/>
          <w:szCs w:val="32"/>
        </w:rPr>
        <w:t>LIST OF POLI</w:t>
      </w:r>
      <w:r w:rsidR="00016A48" w:rsidRPr="008848DC">
        <w:rPr>
          <w:b/>
          <w:bCs/>
          <w:color w:val="EE0000"/>
          <w:sz w:val="32"/>
          <w:szCs w:val="32"/>
        </w:rPr>
        <w:t xml:space="preserve">TICAL </w:t>
      </w:r>
      <w:proofErr w:type="gramStart"/>
      <w:r w:rsidR="00016A48" w:rsidRPr="008848DC">
        <w:rPr>
          <w:b/>
          <w:bCs/>
          <w:color w:val="EE0000"/>
          <w:sz w:val="32"/>
          <w:szCs w:val="32"/>
        </w:rPr>
        <w:t>PARTIES</w:t>
      </w:r>
      <w:r w:rsidR="00016A48" w:rsidRPr="008848DC">
        <w:rPr>
          <w:color w:val="EE0000"/>
          <w:sz w:val="32"/>
          <w:szCs w:val="32"/>
        </w:rPr>
        <w:t xml:space="preserve"> </w:t>
      </w:r>
      <w:r w:rsidR="00016A48" w:rsidRPr="008848DC">
        <w:rPr>
          <w:color w:val="00B050"/>
          <w:sz w:val="24"/>
          <w:szCs w:val="24"/>
        </w:rPr>
        <w:t>:</w:t>
      </w:r>
      <w:proofErr w:type="gramEnd"/>
      <w:r w:rsidR="0012187E" w:rsidRPr="008848DC">
        <w:rPr>
          <w:color w:val="00B050"/>
          <w:sz w:val="24"/>
          <w:szCs w:val="24"/>
        </w:rPr>
        <w:t xml:space="preserve">  </w:t>
      </w:r>
      <w:r w:rsidR="0012187E" w:rsidRPr="008848DC">
        <w:rPr>
          <w:b/>
          <w:bCs/>
          <w:color w:val="00B050"/>
          <w:sz w:val="24"/>
          <w:szCs w:val="24"/>
        </w:rPr>
        <w:t>TDP AND YSRCP</w:t>
      </w:r>
    </w:p>
    <w:p w14:paraId="510820BD" w14:textId="44E0B45D" w:rsidR="00E5455A" w:rsidRPr="008848DC" w:rsidRDefault="007E0B62" w:rsidP="00CD66CB">
      <w:pPr>
        <w:pStyle w:val="ListParagraph"/>
        <w:numPr>
          <w:ilvl w:val="0"/>
          <w:numId w:val="5"/>
        </w:numPr>
        <w:tabs>
          <w:tab w:val="left" w:pos="2736"/>
        </w:tabs>
        <w:rPr>
          <w:b/>
          <w:bCs/>
          <w:color w:val="EE0000"/>
          <w:sz w:val="32"/>
          <w:szCs w:val="32"/>
        </w:rPr>
      </w:pPr>
      <w:r w:rsidRPr="008848DC">
        <w:rPr>
          <w:b/>
          <w:bCs/>
          <w:color w:val="EE0000"/>
          <w:sz w:val="32"/>
          <w:szCs w:val="32"/>
        </w:rPr>
        <w:t xml:space="preserve">PARTY WISE MAIN </w:t>
      </w:r>
      <w:proofErr w:type="gramStart"/>
      <w:r w:rsidRPr="008848DC">
        <w:rPr>
          <w:b/>
          <w:bCs/>
          <w:color w:val="EE0000"/>
          <w:sz w:val="32"/>
          <w:szCs w:val="32"/>
        </w:rPr>
        <w:t>LEA</w:t>
      </w:r>
      <w:r w:rsidR="00382496" w:rsidRPr="008848DC">
        <w:rPr>
          <w:b/>
          <w:bCs/>
          <w:color w:val="EE0000"/>
          <w:sz w:val="32"/>
          <w:szCs w:val="32"/>
        </w:rPr>
        <w:t>DERS :</w:t>
      </w:r>
      <w:proofErr w:type="gramEnd"/>
    </w:p>
    <w:p w14:paraId="7EBD3491" w14:textId="16A38D3D" w:rsidR="00382496" w:rsidRPr="001F2598" w:rsidRDefault="00382496" w:rsidP="00540695">
      <w:pPr>
        <w:tabs>
          <w:tab w:val="left" w:pos="2736"/>
        </w:tabs>
        <w:rPr>
          <w:b/>
          <w:bCs/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TDP :</w:t>
      </w:r>
      <w:proofErr w:type="gramEnd"/>
      <w:r w:rsidRPr="001F2598">
        <w:rPr>
          <w:b/>
          <w:bCs/>
          <w:sz w:val="24"/>
          <w:szCs w:val="24"/>
        </w:rPr>
        <w:t xml:space="preserve"> </w:t>
      </w:r>
    </w:p>
    <w:p w14:paraId="6A89577A" w14:textId="02869D6C" w:rsidR="00382496" w:rsidRPr="001F2598" w:rsidRDefault="00D60244" w:rsidP="00382496">
      <w:pPr>
        <w:pStyle w:val="ListParagraph"/>
        <w:numPr>
          <w:ilvl w:val="0"/>
          <w:numId w:val="1"/>
        </w:numPr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>THUMMALA ANANDARAJU S/O VARAPRASAD</w:t>
      </w:r>
    </w:p>
    <w:p w14:paraId="773F7B7C" w14:textId="41D97BA4" w:rsidR="001632BC" w:rsidRPr="001F2598" w:rsidRDefault="001632BC" w:rsidP="000139BC">
      <w:pPr>
        <w:pStyle w:val="ListParagraph"/>
        <w:tabs>
          <w:tab w:val="left" w:pos="5760"/>
        </w:tabs>
        <w:rPr>
          <w:sz w:val="24"/>
          <w:szCs w:val="24"/>
        </w:rPr>
      </w:pPr>
      <w:r w:rsidRPr="001F2598">
        <w:rPr>
          <w:sz w:val="24"/>
          <w:szCs w:val="24"/>
        </w:rPr>
        <w:t>A/ 52, C/ OC KAMMA</w:t>
      </w:r>
      <w:r w:rsidR="000139BC" w:rsidRPr="001F2598">
        <w:rPr>
          <w:sz w:val="24"/>
          <w:szCs w:val="24"/>
        </w:rPr>
        <w:tab/>
      </w:r>
    </w:p>
    <w:p w14:paraId="42931565" w14:textId="2913A7E5" w:rsidR="001632BC" w:rsidRPr="001F2598" w:rsidRDefault="00BD4F6B" w:rsidP="00BD4F6B">
      <w:pPr>
        <w:pStyle w:val="ListParagraph"/>
        <w:numPr>
          <w:ilvl w:val="0"/>
          <w:numId w:val="1"/>
        </w:numPr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UPPALA </w:t>
      </w:r>
      <w:proofErr w:type="gramStart"/>
      <w:r w:rsidRPr="001F2598">
        <w:rPr>
          <w:sz w:val="24"/>
          <w:szCs w:val="24"/>
        </w:rPr>
        <w:t>SIVA  S</w:t>
      </w:r>
      <w:proofErr w:type="gramEnd"/>
      <w:r w:rsidRPr="001F2598">
        <w:rPr>
          <w:sz w:val="24"/>
          <w:szCs w:val="24"/>
        </w:rPr>
        <w:t>/</w:t>
      </w:r>
      <w:proofErr w:type="gramStart"/>
      <w:r w:rsidRPr="001F2598">
        <w:rPr>
          <w:sz w:val="24"/>
          <w:szCs w:val="24"/>
        </w:rPr>
        <w:t>O  MADHAN</w:t>
      </w:r>
      <w:proofErr w:type="gramEnd"/>
      <w:r w:rsidRPr="001F2598">
        <w:rPr>
          <w:sz w:val="24"/>
          <w:szCs w:val="24"/>
        </w:rPr>
        <w:t xml:space="preserve"> MOHANRAO</w:t>
      </w:r>
    </w:p>
    <w:p w14:paraId="54D63EE6" w14:textId="10A177CA" w:rsidR="00BD4F6B" w:rsidRPr="001F2598" w:rsidRDefault="00D2764D" w:rsidP="00BD4F6B">
      <w:pPr>
        <w:pStyle w:val="ListParagraph"/>
        <w:tabs>
          <w:tab w:val="left" w:pos="2736"/>
        </w:tabs>
        <w:rPr>
          <w:color w:val="ED7D31" w:themeColor="accent2"/>
          <w:sz w:val="24"/>
          <w:szCs w:val="24"/>
        </w:rPr>
      </w:pPr>
      <w:r w:rsidRPr="001F2598">
        <w:rPr>
          <w:sz w:val="24"/>
          <w:szCs w:val="24"/>
        </w:rPr>
        <w:t xml:space="preserve">A/45, C/ OC </w:t>
      </w:r>
      <w:proofErr w:type="gramStart"/>
      <w:r w:rsidRPr="001F2598">
        <w:rPr>
          <w:sz w:val="24"/>
          <w:szCs w:val="24"/>
        </w:rPr>
        <w:t>KAMMA ,</w:t>
      </w:r>
      <w:proofErr w:type="gramEnd"/>
      <w:r w:rsidRPr="001F2598">
        <w:rPr>
          <w:sz w:val="24"/>
          <w:szCs w:val="24"/>
        </w:rPr>
        <w:t xml:space="preserve"> </w:t>
      </w:r>
      <w:r w:rsidRPr="001F2598">
        <w:rPr>
          <w:color w:val="ED7D31" w:themeColor="accent2"/>
          <w:sz w:val="24"/>
          <w:szCs w:val="24"/>
        </w:rPr>
        <w:t>99086</w:t>
      </w:r>
      <w:r w:rsidR="000B3E0B" w:rsidRPr="001F2598">
        <w:rPr>
          <w:color w:val="ED7D31" w:themeColor="accent2"/>
          <w:sz w:val="24"/>
          <w:szCs w:val="24"/>
        </w:rPr>
        <w:t>78335</w:t>
      </w:r>
    </w:p>
    <w:p w14:paraId="5560F7BB" w14:textId="41942A46" w:rsidR="000B3E0B" w:rsidRPr="001F2598" w:rsidRDefault="00937FCF" w:rsidP="00937FCF">
      <w:pPr>
        <w:pStyle w:val="ListParagraph"/>
        <w:numPr>
          <w:ilvl w:val="0"/>
          <w:numId w:val="1"/>
        </w:numPr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lastRenderedPageBreak/>
        <w:t>KHAGGA VENKATA KRISHNA S/O SRINIVASARAO</w:t>
      </w:r>
    </w:p>
    <w:p w14:paraId="4139D2B8" w14:textId="5226B329" w:rsidR="00E5455A" w:rsidRPr="001F2598" w:rsidRDefault="00A22B3C" w:rsidP="00DD01F4">
      <w:pPr>
        <w:pStyle w:val="ListParagraph"/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A/40, C/ BC UPPARA, </w:t>
      </w:r>
      <w:r w:rsidRPr="001F2598">
        <w:rPr>
          <w:color w:val="ED7D31" w:themeColor="accent2"/>
          <w:sz w:val="24"/>
          <w:szCs w:val="24"/>
        </w:rPr>
        <w:t>99483469</w:t>
      </w:r>
      <w:r w:rsidR="00DD01F4" w:rsidRPr="001F2598">
        <w:rPr>
          <w:color w:val="ED7D31" w:themeColor="accent2"/>
          <w:sz w:val="24"/>
          <w:szCs w:val="24"/>
        </w:rPr>
        <w:t>25</w:t>
      </w:r>
    </w:p>
    <w:p w14:paraId="641E7A04" w14:textId="70900E61" w:rsidR="00DD01F4" w:rsidRPr="001F2598" w:rsidRDefault="00794868" w:rsidP="00794868">
      <w:pPr>
        <w:pStyle w:val="ListParagraph"/>
        <w:numPr>
          <w:ilvl w:val="0"/>
          <w:numId w:val="1"/>
        </w:numPr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>KHAGGA VEERA RAGHAVAIAH S/O VENKAIAH</w:t>
      </w:r>
    </w:p>
    <w:p w14:paraId="33F77110" w14:textId="44C6AEB5" w:rsidR="00794868" w:rsidRPr="001F2598" w:rsidRDefault="00794868" w:rsidP="00794868">
      <w:pPr>
        <w:pStyle w:val="ListParagraph"/>
        <w:tabs>
          <w:tab w:val="left" w:pos="2736"/>
        </w:tabs>
        <w:rPr>
          <w:color w:val="ED7D31" w:themeColor="accent2"/>
          <w:sz w:val="24"/>
          <w:szCs w:val="24"/>
        </w:rPr>
      </w:pPr>
      <w:r w:rsidRPr="001F2598">
        <w:rPr>
          <w:sz w:val="24"/>
          <w:szCs w:val="24"/>
        </w:rPr>
        <w:t>A/</w:t>
      </w:r>
      <w:r w:rsidR="00CE7001" w:rsidRPr="001F2598">
        <w:rPr>
          <w:sz w:val="24"/>
          <w:szCs w:val="24"/>
        </w:rPr>
        <w:t xml:space="preserve">42, C/BC UPPARA, </w:t>
      </w:r>
      <w:r w:rsidR="00CE7001" w:rsidRPr="001F2598">
        <w:rPr>
          <w:color w:val="ED7D31" w:themeColor="accent2"/>
          <w:sz w:val="24"/>
          <w:szCs w:val="24"/>
        </w:rPr>
        <w:t>6300489738</w:t>
      </w:r>
    </w:p>
    <w:p w14:paraId="3FAE82DF" w14:textId="4FD20126" w:rsidR="003E785D" w:rsidRPr="001F2598" w:rsidRDefault="003E785D" w:rsidP="003E785D">
      <w:pPr>
        <w:pStyle w:val="ListParagraph"/>
        <w:numPr>
          <w:ilvl w:val="0"/>
          <w:numId w:val="1"/>
        </w:numPr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KONDEPU YEDUKONDALU S/O </w:t>
      </w:r>
      <w:r w:rsidR="00BE246C" w:rsidRPr="001F2598">
        <w:rPr>
          <w:sz w:val="24"/>
          <w:szCs w:val="24"/>
        </w:rPr>
        <w:t>MUSALAIAH</w:t>
      </w:r>
    </w:p>
    <w:p w14:paraId="2A798D35" w14:textId="66A3ABA6" w:rsidR="00BE246C" w:rsidRPr="001F2598" w:rsidRDefault="00BE246C" w:rsidP="00BE246C">
      <w:pPr>
        <w:pStyle w:val="ListParagraph"/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A/ </w:t>
      </w:r>
      <w:r w:rsidR="00BA41BC" w:rsidRPr="001F2598">
        <w:rPr>
          <w:sz w:val="24"/>
          <w:szCs w:val="24"/>
        </w:rPr>
        <w:t xml:space="preserve">40, C/ BC </w:t>
      </w:r>
      <w:proofErr w:type="gramStart"/>
      <w:r w:rsidR="00BA41BC" w:rsidRPr="001F2598">
        <w:rPr>
          <w:sz w:val="24"/>
          <w:szCs w:val="24"/>
        </w:rPr>
        <w:t xml:space="preserve">YADAVA </w:t>
      </w:r>
      <w:r w:rsidR="00BA41BC" w:rsidRPr="001F2598">
        <w:rPr>
          <w:color w:val="ED7D31" w:themeColor="accent2"/>
          <w:sz w:val="24"/>
          <w:szCs w:val="24"/>
        </w:rPr>
        <w:t>,</w:t>
      </w:r>
      <w:proofErr w:type="gramEnd"/>
      <w:r w:rsidR="00BA41BC" w:rsidRPr="001F2598">
        <w:rPr>
          <w:color w:val="ED7D31" w:themeColor="accent2"/>
          <w:sz w:val="24"/>
          <w:szCs w:val="24"/>
        </w:rPr>
        <w:t xml:space="preserve"> 95427</w:t>
      </w:r>
      <w:r w:rsidR="00204D86" w:rsidRPr="001F2598">
        <w:rPr>
          <w:color w:val="ED7D31" w:themeColor="accent2"/>
          <w:sz w:val="24"/>
          <w:szCs w:val="24"/>
        </w:rPr>
        <w:t>52705</w:t>
      </w:r>
    </w:p>
    <w:p w14:paraId="4CE1AF30" w14:textId="3FEDF927" w:rsidR="00BA3796" w:rsidRPr="001F2598" w:rsidRDefault="008F387B" w:rsidP="00540695">
      <w:pPr>
        <w:tabs>
          <w:tab w:val="left" w:pos="2736"/>
        </w:tabs>
        <w:rPr>
          <w:b/>
          <w:bCs/>
          <w:sz w:val="24"/>
          <w:szCs w:val="24"/>
        </w:rPr>
      </w:pPr>
      <w:r w:rsidRPr="001F2598">
        <w:rPr>
          <w:b/>
          <w:bCs/>
          <w:sz w:val="24"/>
          <w:szCs w:val="24"/>
        </w:rPr>
        <w:t>YSRCP:</w:t>
      </w:r>
    </w:p>
    <w:p w14:paraId="616A03F7" w14:textId="2684B476" w:rsidR="008F387B" w:rsidRPr="001F2598" w:rsidRDefault="008F387B" w:rsidP="008F387B">
      <w:pPr>
        <w:pStyle w:val="ListParagraph"/>
        <w:numPr>
          <w:ilvl w:val="0"/>
          <w:numId w:val="2"/>
        </w:numPr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>VELPURI SIVASANKAR S/O CHENN</w:t>
      </w:r>
      <w:r w:rsidR="004A35F8" w:rsidRPr="001F2598">
        <w:rPr>
          <w:sz w:val="24"/>
          <w:szCs w:val="24"/>
        </w:rPr>
        <w:t>AIAH</w:t>
      </w:r>
    </w:p>
    <w:p w14:paraId="00650EDA" w14:textId="500905CB" w:rsidR="004A35F8" w:rsidRPr="001F2598" w:rsidRDefault="004A35F8" w:rsidP="004A35F8">
      <w:pPr>
        <w:pStyle w:val="ListParagraph"/>
        <w:tabs>
          <w:tab w:val="left" w:pos="2736"/>
        </w:tabs>
        <w:rPr>
          <w:b/>
          <w:bCs/>
          <w:color w:val="ED7D31" w:themeColor="accent2"/>
          <w:sz w:val="24"/>
          <w:szCs w:val="24"/>
        </w:rPr>
      </w:pPr>
      <w:r w:rsidRPr="001F2598">
        <w:rPr>
          <w:sz w:val="24"/>
          <w:szCs w:val="24"/>
        </w:rPr>
        <w:t xml:space="preserve">A/  </w:t>
      </w:r>
      <w:proofErr w:type="gramStart"/>
      <w:r w:rsidRPr="001F2598">
        <w:rPr>
          <w:sz w:val="24"/>
          <w:szCs w:val="24"/>
        </w:rPr>
        <w:t xml:space="preserve">  ,C</w:t>
      </w:r>
      <w:proofErr w:type="gramEnd"/>
      <w:r w:rsidRPr="001F2598">
        <w:rPr>
          <w:sz w:val="24"/>
          <w:szCs w:val="24"/>
        </w:rPr>
        <w:t xml:space="preserve">/ BC UPPARA </w:t>
      </w:r>
      <w:r w:rsidR="00AF4ADA" w:rsidRPr="001F2598">
        <w:rPr>
          <w:b/>
          <w:bCs/>
          <w:color w:val="ED7D31" w:themeColor="accent2"/>
          <w:sz w:val="24"/>
          <w:szCs w:val="24"/>
        </w:rPr>
        <w:t>9963339369</w:t>
      </w:r>
    </w:p>
    <w:p w14:paraId="534191B9" w14:textId="42A26C91" w:rsidR="008645C1" w:rsidRPr="001F2598" w:rsidRDefault="008645C1" w:rsidP="008645C1">
      <w:pPr>
        <w:pStyle w:val="ListParagraph"/>
        <w:numPr>
          <w:ilvl w:val="0"/>
          <w:numId w:val="2"/>
        </w:numPr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>VATTIKUTI SURESH BABU S/O BHASSKARARAO</w:t>
      </w:r>
    </w:p>
    <w:p w14:paraId="5A52854B" w14:textId="39F899AA" w:rsidR="001A07E9" w:rsidRPr="001F2598" w:rsidRDefault="001A07E9" w:rsidP="001A07E9">
      <w:pPr>
        <w:pStyle w:val="ListParagraph"/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A/   C/ OC KAMMA </w:t>
      </w:r>
      <w:r w:rsidRPr="001F2598">
        <w:rPr>
          <w:color w:val="ED7D31" w:themeColor="accent2"/>
          <w:sz w:val="24"/>
          <w:szCs w:val="24"/>
        </w:rPr>
        <w:t>9292208139</w:t>
      </w:r>
    </w:p>
    <w:p w14:paraId="237FF4EA" w14:textId="6241B0E3" w:rsidR="00F84215" w:rsidRPr="001F2598" w:rsidRDefault="00F84215" w:rsidP="00F84215">
      <w:pPr>
        <w:pStyle w:val="ListParagraph"/>
        <w:numPr>
          <w:ilvl w:val="0"/>
          <w:numId w:val="2"/>
        </w:numPr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 KHAGGA VEMARAO S/O VE</w:t>
      </w:r>
      <w:r w:rsidR="00DC770B" w:rsidRPr="001F2598">
        <w:rPr>
          <w:sz w:val="24"/>
          <w:szCs w:val="24"/>
        </w:rPr>
        <w:t>NKAIAH</w:t>
      </w:r>
    </w:p>
    <w:p w14:paraId="6665232F" w14:textId="457B8205" w:rsidR="00DC770B" w:rsidRPr="001F2598" w:rsidRDefault="00DC770B" w:rsidP="00DC770B">
      <w:pPr>
        <w:pStyle w:val="ListParagraph"/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A/    </w:t>
      </w:r>
      <w:r w:rsidR="00BB756A" w:rsidRPr="001F2598">
        <w:rPr>
          <w:sz w:val="24"/>
          <w:szCs w:val="24"/>
        </w:rPr>
        <w:t xml:space="preserve">C/ BC UPPARA  </w:t>
      </w:r>
      <w:r w:rsidR="00BB756A" w:rsidRPr="001F2598">
        <w:rPr>
          <w:color w:val="ED7D31" w:themeColor="accent2"/>
          <w:sz w:val="24"/>
          <w:szCs w:val="24"/>
        </w:rPr>
        <w:t>9640078062</w:t>
      </w:r>
    </w:p>
    <w:p w14:paraId="31210A4A" w14:textId="1581237E" w:rsidR="00BB756A" w:rsidRPr="001F2598" w:rsidRDefault="000E605F" w:rsidP="000E605F">
      <w:pPr>
        <w:pStyle w:val="ListParagraph"/>
        <w:numPr>
          <w:ilvl w:val="0"/>
          <w:numId w:val="2"/>
        </w:numPr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>MOPARTHI NAGABABU S/O PEDDAVEERAIAH</w:t>
      </w:r>
    </w:p>
    <w:p w14:paraId="7F123083" w14:textId="28CDED07" w:rsidR="000E605F" w:rsidRPr="001F2598" w:rsidRDefault="000E605F" w:rsidP="000E605F">
      <w:pPr>
        <w:pStyle w:val="ListParagraph"/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A /   C/ </w:t>
      </w:r>
      <w:r w:rsidR="00115E12" w:rsidRPr="001F2598">
        <w:rPr>
          <w:sz w:val="24"/>
          <w:szCs w:val="24"/>
        </w:rPr>
        <w:t>SC MALA</w:t>
      </w:r>
      <w:r w:rsidR="00115E12" w:rsidRPr="001F2598">
        <w:rPr>
          <w:color w:val="ED7D31" w:themeColor="accent2"/>
          <w:sz w:val="24"/>
          <w:szCs w:val="24"/>
        </w:rPr>
        <w:t xml:space="preserve"> 6303262548</w:t>
      </w:r>
    </w:p>
    <w:p w14:paraId="615F0204" w14:textId="2056EFF7" w:rsidR="00115E12" w:rsidRPr="001F2598" w:rsidRDefault="00115E12" w:rsidP="00115E12">
      <w:pPr>
        <w:pStyle w:val="ListParagraph"/>
        <w:numPr>
          <w:ilvl w:val="0"/>
          <w:numId w:val="2"/>
        </w:numPr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VELPURI THIRUPATHAIAH S/O JAGGARAO </w:t>
      </w:r>
    </w:p>
    <w:p w14:paraId="45E82C8A" w14:textId="0FB300C9" w:rsidR="00115E12" w:rsidRPr="001F2598" w:rsidRDefault="00115E12" w:rsidP="00115E12">
      <w:pPr>
        <w:pStyle w:val="ListParagraph"/>
        <w:tabs>
          <w:tab w:val="left" w:pos="2736"/>
        </w:tabs>
        <w:rPr>
          <w:color w:val="ED7D31" w:themeColor="accent2"/>
          <w:sz w:val="24"/>
          <w:szCs w:val="24"/>
        </w:rPr>
      </w:pPr>
      <w:r w:rsidRPr="001F2598">
        <w:rPr>
          <w:sz w:val="24"/>
          <w:szCs w:val="24"/>
        </w:rPr>
        <w:t xml:space="preserve">A/   C/ BC UPPARA  </w:t>
      </w:r>
      <w:r w:rsidRPr="001F2598">
        <w:rPr>
          <w:color w:val="ED7D31" w:themeColor="accent2"/>
          <w:sz w:val="24"/>
          <w:szCs w:val="24"/>
        </w:rPr>
        <w:t>8008933570</w:t>
      </w:r>
    </w:p>
    <w:p w14:paraId="12533CDA" w14:textId="060C9AF4" w:rsidR="001428FF" w:rsidRPr="008848DC" w:rsidRDefault="001428FF" w:rsidP="009C2CE8">
      <w:pPr>
        <w:pStyle w:val="ListParagraph"/>
        <w:numPr>
          <w:ilvl w:val="0"/>
          <w:numId w:val="5"/>
        </w:numPr>
        <w:tabs>
          <w:tab w:val="left" w:pos="2736"/>
        </w:tabs>
        <w:rPr>
          <w:color w:val="EE0000"/>
          <w:sz w:val="32"/>
          <w:szCs w:val="32"/>
        </w:rPr>
      </w:pPr>
      <w:r w:rsidRPr="008848DC">
        <w:rPr>
          <w:b/>
          <w:bCs/>
          <w:color w:val="EE0000"/>
          <w:sz w:val="32"/>
          <w:szCs w:val="32"/>
        </w:rPr>
        <w:t xml:space="preserve"> VIPs IN THE </w:t>
      </w:r>
      <w:proofErr w:type="gramStart"/>
      <w:r w:rsidRPr="008848DC">
        <w:rPr>
          <w:b/>
          <w:bCs/>
          <w:color w:val="EE0000"/>
          <w:sz w:val="32"/>
          <w:szCs w:val="32"/>
        </w:rPr>
        <w:t>VILLAGE</w:t>
      </w:r>
      <w:r w:rsidR="00F61EB8" w:rsidRPr="008848DC">
        <w:rPr>
          <w:color w:val="EE0000"/>
          <w:sz w:val="32"/>
          <w:szCs w:val="32"/>
        </w:rPr>
        <w:t xml:space="preserve"> :</w:t>
      </w:r>
      <w:proofErr w:type="gramEnd"/>
    </w:p>
    <w:p w14:paraId="5B7DABA7" w14:textId="0BA19ED5" w:rsidR="00F61EB8" w:rsidRPr="00DC379F" w:rsidRDefault="00F61EB8" w:rsidP="009C2CE8">
      <w:pPr>
        <w:pStyle w:val="ListParagraph"/>
        <w:numPr>
          <w:ilvl w:val="0"/>
          <w:numId w:val="5"/>
        </w:numPr>
        <w:tabs>
          <w:tab w:val="left" w:pos="2736"/>
        </w:tabs>
        <w:rPr>
          <w:b/>
          <w:bCs/>
        </w:rPr>
      </w:pPr>
      <w:r w:rsidRPr="008848DC">
        <w:rPr>
          <w:b/>
          <w:bCs/>
          <w:color w:val="EE0000"/>
          <w:sz w:val="32"/>
          <w:szCs w:val="32"/>
        </w:rPr>
        <w:t>MANDAL LEVEL GOVT OFFICERS</w:t>
      </w:r>
      <w:r w:rsidRPr="00DC379F">
        <w:rPr>
          <w:b/>
          <w:bCs/>
        </w:rPr>
        <w:t>:</w:t>
      </w:r>
    </w:p>
    <w:p w14:paraId="55E57506" w14:textId="69401F3C" w:rsidR="00516794" w:rsidRPr="008848DC" w:rsidRDefault="00516794" w:rsidP="009C2CE8">
      <w:pPr>
        <w:pStyle w:val="ListParagraph"/>
        <w:numPr>
          <w:ilvl w:val="0"/>
          <w:numId w:val="5"/>
        </w:numPr>
        <w:tabs>
          <w:tab w:val="left" w:pos="2736"/>
        </w:tabs>
        <w:rPr>
          <w:b/>
          <w:bCs/>
          <w:color w:val="EE0000"/>
          <w:sz w:val="32"/>
          <w:szCs w:val="32"/>
        </w:rPr>
      </w:pPr>
      <w:r w:rsidRPr="008848DC">
        <w:rPr>
          <w:b/>
          <w:bCs/>
          <w:color w:val="EE0000"/>
          <w:sz w:val="32"/>
          <w:szCs w:val="32"/>
        </w:rPr>
        <w:t xml:space="preserve">PANCHAYAT </w:t>
      </w:r>
      <w:proofErr w:type="gramStart"/>
      <w:r w:rsidRPr="008848DC">
        <w:rPr>
          <w:b/>
          <w:bCs/>
          <w:color w:val="EE0000"/>
          <w:sz w:val="32"/>
          <w:szCs w:val="32"/>
        </w:rPr>
        <w:t>SECRETARIES</w:t>
      </w:r>
      <w:proofErr w:type="gramEnd"/>
      <w:r w:rsidRPr="008848DC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8848DC">
        <w:rPr>
          <w:b/>
          <w:bCs/>
          <w:color w:val="EE0000"/>
          <w:sz w:val="32"/>
          <w:szCs w:val="32"/>
        </w:rPr>
        <w:t>DETAILS :</w:t>
      </w:r>
      <w:proofErr w:type="gramEnd"/>
    </w:p>
    <w:p w14:paraId="7E83DF1A" w14:textId="57546AEB" w:rsidR="00516794" w:rsidRPr="001F2598" w:rsidRDefault="009C2CE8" w:rsidP="001428FF">
      <w:pPr>
        <w:tabs>
          <w:tab w:val="left" w:pos="2736"/>
        </w:tabs>
        <w:rPr>
          <w:sz w:val="24"/>
          <w:szCs w:val="24"/>
        </w:rPr>
      </w:pPr>
      <w:r w:rsidRPr="001F2598">
        <w:rPr>
          <w:b/>
          <w:bCs/>
          <w:sz w:val="24"/>
          <w:szCs w:val="24"/>
        </w:rPr>
        <w:t xml:space="preserve">                   </w:t>
      </w:r>
      <w:proofErr w:type="gramStart"/>
      <w:r w:rsidR="0014300F" w:rsidRPr="001F2598">
        <w:rPr>
          <w:b/>
          <w:bCs/>
          <w:sz w:val="24"/>
          <w:szCs w:val="24"/>
        </w:rPr>
        <w:t>PS :</w:t>
      </w:r>
      <w:proofErr w:type="gramEnd"/>
      <w:r w:rsidR="0014300F" w:rsidRPr="001F2598">
        <w:rPr>
          <w:sz w:val="24"/>
          <w:szCs w:val="24"/>
        </w:rPr>
        <w:t xml:space="preserve"> MANDEPUDI MANIKANTA SAI S/O </w:t>
      </w:r>
    </w:p>
    <w:p w14:paraId="3A3E6813" w14:textId="60BF1123" w:rsidR="0014300F" w:rsidRPr="001F2598" w:rsidRDefault="009C2CE8" w:rsidP="001428FF">
      <w:pPr>
        <w:tabs>
          <w:tab w:val="left" w:pos="2736"/>
        </w:tabs>
        <w:rPr>
          <w:color w:val="ED7D31" w:themeColor="accent2"/>
          <w:sz w:val="24"/>
          <w:szCs w:val="24"/>
        </w:rPr>
      </w:pPr>
      <w:r w:rsidRPr="001F2598">
        <w:rPr>
          <w:sz w:val="24"/>
          <w:szCs w:val="24"/>
        </w:rPr>
        <w:t xml:space="preserve">                          </w:t>
      </w:r>
      <w:r w:rsidR="002E61F2" w:rsidRPr="001F2598">
        <w:rPr>
          <w:sz w:val="24"/>
          <w:szCs w:val="24"/>
        </w:rPr>
        <w:t xml:space="preserve">A/35, C/KUMMARA  </w:t>
      </w:r>
      <w:r w:rsidR="002E61F2" w:rsidRPr="001F2598">
        <w:rPr>
          <w:color w:val="ED7D31" w:themeColor="accent2"/>
          <w:sz w:val="24"/>
          <w:szCs w:val="24"/>
        </w:rPr>
        <w:t>8978493211</w:t>
      </w:r>
    </w:p>
    <w:p w14:paraId="1B8344AA" w14:textId="189EF636" w:rsidR="00A84743" w:rsidRPr="001F2598" w:rsidRDefault="006D6D2E" w:rsidP="009C2CE8">
      <w:pPr>
        <w:pStyle w:val="ListParagraph"/>
        <w:numPr>
          <w:ilvl w:val="0"/>
          <w:numId w:val="5"/>
        </w:numPr>
        <w:tabs>
          <w:tab w:val="left" w:pos="2736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VROs </w:t>
      </w:r>
      <w:proofErr w:type="gramStart"/>
      <w:r w:rsidRPr="008848DC">
        <w:rPr>
          <w:b/>
          <w:bCs/>
          <w:color w:val="EE0000"/>
          <w:sz w:val="32"/>
          <w:szCs w:val="32"/>
        </w:rPr>
        <w:t>DETAILS</w:t>
      </w:r>
      <w:r w:rsidRPr="008848DC">
        <w:rPr>
          <w:color w:val="EE0000"/>
          <w:sz w:val="32"/>
          <w:szCs w:val="32"/>
        </w:rPr>
        <w:t xml:space="preserve"> </w:t>
      </w:r>
      <w:r w:rsidRPr="001F2598">
        <w:rPr>
          <w:color w:val="EE0000"/>
          <w:sz w:val="36"/>
          <w:szCs w:val="36"/>
        </w:rPr>
        <w:t>:</w:t>
      </w:r>
      <w:proofErr w:type="gramEnd"/>
      <w:r w:rsidR="004865B5" w:rsidRPr="001F2598">
        <w:rPr>
          <w:color w:val="EE0000"/>
          <w:sz w:val="36"/>
          <w:szCs w:val="36"/>
        </w:rPr>
        <w:t xml:space="preserve"> </w:t>
      </w:r>
      <w:r w:rsidR="004865B5" w:rsidRPr="001F2598">
        <w:rPr>
          <w:sz w:val="24"/>
          <w:szCs w:val="24"/>
        </w:rPr>
        <w:t>NIL</w:t>
      </w:r>
    </w:p>
    <w:p w14:paraId="0DC155D7" w14:textId="63B9950D" w:rsidR="00B24CE8" w:rsidRPr="008848DC" w:rsidRDefault="006D6D2E" w:rsidP="009C2CE8">
      <w:pPr>
        <w:pStyle w:val="ListParagraph"/>
        <w:numPr>
          <w:ilvl w:val="0"/>
          <w:numId w:val="5"/>
        </w:numPr>
        <w:tabs>
          <w:tab w:val="left" w:pos="2736"/>
        </w:tabs>
        <w:rPr>
          <w:color w:val="EE0000"/>
          <w:sz w:val="32"/>
          <w:szCs w:val="32"/>
        </w:rPr>
      </w:pPr>
      <w:r w:rsidRPr="008848DC">
        <w:rPr>
          <w:b/>
          <w:bCs/>
          <w:color w:val="EE0000"/>
          <w:sz w:val="32"/>
          <w:szCs w:val="32"/>
        </w:rPr>
        <w:t xml:space="preserve">VRAs </w:t>
      </w:r>
      <w:proofErr w:type="gramStart"/>
      <w:r w:rsidR="00B24CE8" w:rsidRPr="008848DC">
        <w:rPr>
          <w:b/>
          <w:bCs/>
          <w:color w:val="EE0000"/>
          <w:sz w:val="32"/>
          <w:szCs w:val="32"/>
        </w:rPr>
        <w:t>DETAILS</w:t>
      </w:r>
      <w:r w:rsidR="00B24CE8" w:rsidRPr="008848DC">
        <w:rPr>
          <w:color w:val="EE0000"/>
          <w:sz w:val="32"/>
          <w:szCs w:val="32"/>
        </w:rPr>
        <w:t xml:space="preserve"> :</w:t>
      </w:r>
      <w:proofErr w:type="gramEnd"/>
      <w:r w:rsidR="00B24CE8" w:rsidRPr="008848DC">
        <w:rPr>
          <w:color w:val="EE0000"/>
          <w:sz w:val="32"/>
          <w:szCs w:val="32"/>
        </w:rPr>
        <w:t xml:space="preserve">  </w:t>
      </w:r>
    </w:p>
    <w:p w14:paraId="1CFD9EEB" w14:textId="63D816F3" w:rsidR="009C2CE8" w:rsidRPr="001F2598" w:rsidRDefault="009C2CE8" w:rsidP="009C2CE8">
      <w:pPr>
        <w:tabs>
          <w:tab w:val="left" w:pos="2736"/>
          <w:tab w:val="center" w:pos="4513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              </w:t>
      </w:r>
      <w:proofErr w:type="gramStart"/>
      <w:r w:rsidR="008B1238" w:rsidRPr="001F2598">
        <w:rPr>
          <w:sz w:val="24"/>
          <w:szCs w:val="24"/>
        </w:rPr>
        <w:t>JOGI  SUBBAIAH</w:t>
      </w:r>
      <w:proofErr w:type="gramEnd"/>
      <w:r w:rsidR="008B1238" w:rsidRPr="001F2598">
        <w:rPr>
          <w:sz w:val="24"/>
          <w:szCs w:val="24"/>
        </w:rPr>
        <w:t xml:space="preserve"> S/O </w:t>
      </w:r>
      <w:r w:rsidR="002D4D13" w:rsidRPr="001F2598">
        <w:rPr>
          <w:sz w:val="24"/>
          <w:szCs w:val="24"/>
        </w:rPr>
        <w:t>BHUSHANAM</w:t>
      </w:r>
      <w:r w:rsidRPr="001F2598">
        <w:rPr>
          <w:sz w:val="24"/>
          <w:szCs w:val="24"/>
        </w:rPr>
        <w:tab/>
      </w:r>
    </w:p>
    <w:p w14:paraId="6FDB3E21" w14:textId="2F379819" w:rsidR="00986737" w:rsidRPr="001F2598" w:rsidRDefault="009C2CE8" w:rsidP="001428FF">
      <w:pPr>
        <w:tabs>
          <w:tab w:val="left" w:pos="2736"/>
        </w:tabs>
        <w:rPr>
          <w:color w:val="ED7D31" w:themeColor="accent2"/>
          <w:sz w:val="24"/>
          <w:szCs w:val="24"/>
        </w:rPr>
      </w:pPr>
      <w:r w:rsidRPr="001F2598">
        <w:rPr>
          <w:sz w:val="24"/>
          <w:szCs w:val="24"/>
        </w:rPr>
        <w:t xml:space="preserve">                A</w:t>
      </w:r>
      <w:r w:rsidR="00986737" w:rsidRPr="001F2598">
        <w:rPr>
          <w:sz w:val="24"/>
          <w:szCs w:val="24"/>
        </w:rPr>
        <w:t xml:space="preserve">/    C/SC MALA  </w:t>
      </w:r>
      <w:r w:rsidR="00986737" w:rsidRPr="001F2598">
        <w:rPr>
          <w:color w:val="ED7D31" w:themeColor="accent2"/>
          <w:sz w:val="24"/>
          <w:szCs w:val="24"/>
        </w:rPr>
        <w:t>8465890914</w:t>
      </w:r>
    </w:p>
    <w:p w14:paraId="4986AD96" w14:textId="6F7F1217" w:rsidR="00C22BF1" w:rsidRPr="008848DC" w:rsidRDefault="00C94D83" w:rsidP="009C2CE8">
      <w:pPr>
        <w:pStyle w:val="ListParagraph"/>
        <w:numPr>
          <w:ilvl w:val="0"/>
          <w:numId w:val="5"/>
        </w:numPr>
        <w:tabs>
          <w:tab w:val="left" w:pos="2736"/>
        </w:tabs>
        <w:rPr>
          <w:color w:val="EE0000"/>
          <w:sz w:val="32"/>
          <w:szCs w:val="32"/>
        </w:rPr>
      </w:pPr>
      <w:r w:rsidRPr="008848DC">
        <w:rPr>
          <w:b/>
          <w:bCs/>
          <w:color w:val="EE0000"/>
          <w:sz w:val="32"/>
          <w:szCs w:val="32"/>
        </w:rPr>
        <w:t>ANGANWADI STAFF DETAILS</w:t>
      </w:r>
      <w:r w:rsidRPr="008848DC">
        <w:rPr>
          <w:color w:val="EE0000"/>
          <w:sz w:val="32"/>
          <w:szCs w:val="32"/>
        </w:rPr>
        <w:t>:</w:t>
      </w:r>
    </w:p>
    <w:p w14:paraId="74AA61D0" w14:textId="0F3BFF97" w:rsidR="00C94D83" w:rsidRPr="001F2598" w:rsidRDefault="00B20C23" w:rsidP="00B20C23">
      <w:pPr>
        <w:pStyle w:val="ListParagraph"/>
        <w:numPr>
          <w:ilvl w:val="0"/>
          <w:numId w:val="3"/>
        </w:numPr>
        <w:tabs>
          <w:tab w:val="left" w:pos="2736"/>
        </w:tabs>
        <w:rPr>
          <w:b/>
          <w:bCs/>
          <w:sz w:val="24"/>
          <w:szCs w:val="24"/>
        </w:rPr>
      </w:pPr>
      <w:r w:rsidRPr="001F2598">
        <w:rPr>
          <w:b/>
          <w:bCs/>
          <w:sz w:val="24"/>
          <w:szCs w:val="24"/>
        </w:rPr>
        <w:t xml:space="preserve">BC AREA </w:t>
      </w:r>
    </w:p>
    <w:p w14:paraId="37EEF7AD" w14:textId="12C6415C" w:rsidR="00B20C23" w:rsidRPr="001F2598" w:rsidRDefault="00B20C23" w:rsidP="00B20C23">
      <w:pPr>
        <w:pStyle w:val="ListParagraph"/>
        <w:tabs>
          <w:tab w:val="left" w:pos="2736"/>
        </w:tabs>
        <w:rPr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AWW</w:t>
      </w:r>
      <w:r w:rsidRPr="001F2598">
        <w:rPr>
          <w:sz w:val="24"/>
          <w:szCs w:val="24"/>
        </w:rPr>
        <w:t xml:space="preserve"> :</w:t>
      </w:r>
      <w:proofErr w:type="gramEnd"/>
      <w:r w:rsidRPr="001F2598">
        <w:rPr>
          <w:sz w:val="24"/>
          <w:szCs w:val="24"/>
        </w:rPr>
        <w:t xml:space="preserve"> </w:t>
      </w:r>
      <w:r w:rsidR="00B65D77" w:rsidRPr="001F2598">
        <w:rPr>
          <w:sz w:val="24"/>
          <w:szCs w:val="24"/>
        </w:rPr>
        <w:t>PERUGU DHANALAKSHMI W/O</w:t>
      </w:r>
      <w:r w:rsidR="00913F9D" w:rsidRPr="001F2598">
        <w:rPr>
          <w:sz w:val="24"/>
          <w:szCs w:val="24"/>
        </w:rPr>
        <w:t xml:space="preserve"> SRINIVASARAO</w:t>
      </w:r>
    </w:p>
    <w:p w14:paraId="5DC074E3" w14:textId="77777777" w:rsidR="000340C2" w:rsidRPr="001F2598" w:rsidRDefault="00913F9D" w:rsidP="000340C2">
      <w:pPr>
        <w:pStyle w:val="ListParagraph"/>
        <w:tabs>
          <w:tab w:val="left" w:pos="2736"/>
        </w:tabs>
        <w:rPr>
          <w:color w:val="ED7D31" w:themeColor="accent2"/>
          <w:sz w:val="24"/>
          <w:szCs w:val="24"/>
        </w:rPr>
      </w:pPr>
      <w:r w:rsidRPr="001F2598">
        <w:rPr>
          <w:sz w:val="24"/>
          <w:szCs w:val="24"/>
        </w:rPr>
        <w:t xml:space="preserve">              A/</w:t>
      </w:r>
      <w:proofErr w:type="gramStart"/>
      <w:r w:rsidR="00CD6EC6" w:rsidRPr="001F2598">
        <w:rPr>
          <w:sz w:val="24"/>
          <w:szCs w:val="24"/>
        </w:rPr>
        <w:t xml:space="preserve">47,   </w:t>
      </w:r>
      <w:proofErr w:type="gramEnd"/>
      <w:r w:rsidR="00CD6EC6" w:rsidRPr="001F2598">
        <w:rPr>
          <w:sz w:val="24"/>
          <w:szCs w:val="24"/>
        </w:rPr>
        <w:t xml:space="preserve"> C/</w:t>
      </w:r>
      <w:proofErr w:type="gramStart"/>
      <w:r w:rsidR="00CD6EC6" w:rsidRPr="001F2598">
        <w:rPr>
          <w:sz w:val="24"/>
          <w:szCs w:val="24"/>
        </w:rPr>
        <w:t xml:space="preserve">YADAVA, </w:t>
      </w:r>
      <w:r w:rsidR="00523E86" w:rsidRPr="001F2598">
        <w:rPr>
          <w:sz w:val="24"/>
          <w:szCs w:val="24"/>
        </w:rPr>
        <w:t xml:space="preserve">  </w:t>
      </w:r>
      <w:proofErr w:type="gramEnd"/>
      <w:r w:rsidR="00523E86" w:rsidRPr="001F2598">
        <w:rPr>
          <w:sz w:val="24"/>
          <w:szCs w:val="24"/>
        </w:rPr>
        <w:t xml:space="preserve">    </w:t>
      </w:r>
      <w:r w:rsidR="00523E86" w:rsidRPr="001F2598">
        <w:rPr>
          <w:color w:val="ED7D31" w:themeColor="accent2"/>
          <w:sz w:val="24"/>
          <w:szCs w:val="24"/>
        </w:rPr>
        <w:t>6309946854</w:t>
      </w:r>
    </w:p>
    <w:p w14:paraId="6DE1DDE4" w14:textId="15DD16CD" w:rsidR="00523E86" w:rsidRPr="001F2598" w:rsidRDefault="00D9045E" w:rsidP="000340C2">
      <w:pPr>
        <w:pStyle w:val="ListParagraph"/>
        <w:tabs>
          <w:tab w:val="left" w:pos="2736"/>
        </w:tabs>
        <w:rPr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AWH</w:t>
      </w:r>
      <w:r w:rsidRPr="001F2598">
        <w:rPr>
          <w:sz w:val="24"/>
          <w:szCs w:val="24"/>
        </w:rPr>
        <w:t xml:space="preserve"> :</w:t>
      </w:r>
      <w:proofErr w:type="gramEnd"/>
      <w:r w:rsidRPr="001F2598">
        <w:rPr>
          <w:sz w:val="24"/>
          <w:szCs w:val="24"/>
        </w:rPr>
        <w:t xml:space="preserve"> PEDDAPALLI KARUNAKUMARI </w:t>
      </w:r>
      <w:r w:rsidR="000340C2" w:rsidRPr="001F2598">
        <w:rPr>
          <w:sz w:val="24"/>
          <w:szCs w:val="24"/>
        </w:rPr>
        <w:t>W/O MATHAIAH</w:t>
      </w:r>
    </w:p>
    <w:p w14:paraId="4C7D6695" w14:textId="17D0B5A4" w:rsidR="000F6386" w:rsidRPr="001F2598" w:rsidRDefault="000340C2" w:rsidP="000F6386">
      <w:pPr>
        <w:pStyle w:val="ListParagraph"/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              A/ </w:t>
      </w:r>
      <w:proofErr w:type="gramStart"/>
      <w:r w:rsidR="00510587" w:rsidRPr="001F2598">
        <w:rPr>
          <w:sz w:val="24"/>
          <w:szCs w:val="24"/>
        </w:rPr>
        <w:t xml:space="preserve">59,   </w:t>
      </w:r>
      <w:proofErr w:type="gramEnd"/>
      <w:r w:rsidR="00510587" w:rsidRPr="001F2598">
        <w:rPr>
          <w:sz w:val="24"/>
          <w:szCs w:val="24"/>
        </w:rPr>
        <w:t xml:space="preserve">C/SC </w:t>
      </w:r>
      <w:proofErr w:type="gramStart"/>
      <w:r w:rsidR="00510587" w:rsidRPr="001F2598">
        <w:rPr>
          <w:sz w:val="24"/>
          <w:szCs w:val="24"/>
        </w:rPr>
        <w:t xml:space="preserve">MALA,   </w:t>
      </w:r>
      <w:proofErr w:type="gramEnd"/>
      <w:r w:rsidR="00510587" w:rsidRPr="001F2598">
        <w:rPr>
          <w:sz w:val="24"/>
          <w:szCs w:val="24"/>
        </w:rPr>
        <w:t xml:space="preserve">   </w:t>
      </w:r>
      <w:r w:rsidR="00510587" w:rsidRPr="001F2598">
        <w:rPr>
          <w:color w:val="ED7D31" w:themeColor="accent2"/>
          <w:sz w:val="24"/>
          <w:szCs w:val="24"/>
        </w:rPr>
        <w:t>7093989088</w:t>
      </w:r>
    </w:p>
    <w:p w14:paraId="4BC60DEE" w14:textId="1F22E6FD" w:rsidR="00A835FB" w:rsidRPr="001F2598" w:rsidRDefault="00A835FB" w:rsidP="00A835FB">
      <w:pPr>
        <w:tabs>
          <w:tab w:val="left" w:pos="2736"/>
        </w:tabs>
        <w:rPr>
          <w:b/>
          <w:bCs/>
          <w:color w:val="7030A0"/>
          <w:sz w:val="24"/>
          <w:szCs w:val="24"/>
        </w:rPr>
      </w:pPr>
      <w:r w:rsidRPr="001F2598">
        <w:rPr>
          <w:b/>
          <w:bCs/>
          <w:sz w:val="24"/>
          <w:szCs w:val="24"/>
        </w:rPr>
        <w:t xml:space="preserve">                 STRENGTH</w:t>
      </w:r>
      <w:r w:rsidRPr="001F2598">
        <w:rPr>
          <w:sz w:val="24"/>
          <w:szCs w:val="24"/>
        </w:rPr>
        <w:t xml:space="preserve"> </w:t>
      </w:r>
      <w:r w:rsidRPr="001F2598">
        <w:rPr>
          <w:color w:val="7030A0"/>
          <w:sz w:val="24"/>
          <w:szCs w:val="24"/>
        </w:rPr>
        <w:t xml:space="preserve">= </w:t>
      </w:r>
      <w:r w:rsidR="005773E3" w:rsidRPr="001F2598">
        <w:rPr>
          <w:b/>
          <w:bCs/>
          <w:color w:val="7030A0"/>
          <w:sz w:val="24"/>
          <w:szCs w:val="24"/>
        </w:rPr>
        <w:t>1+3+15+6</w:t>
      </w:r>
    </w:p>
    <w:p w14:paraId="50464388" w14:textId="645C8C98" w:rsidR="005773E3" w:rsidRPr="001F2598" w:rsidRDefault="000956CB" w:rsidP="000956CB">
      <w:pPr>
        <w:pStyle w:val="ListParagraph"/>
        <w:numPr>
          <w:ilvl w:val="0"/>
          <w:numId w:val="3"/>
        </w:numPr>
        <w:tabs>
          <w:tab w:val="left" w:pos="2736"/>
        </w:tabs>
        <w:rPr>
          <w:sz w:val="24"/>
          <w:szCs w:val="24"/>
        </w:rPr>
      </w:pPr>
      <w:r w:rsidRPr="001F2598">
        <w:rPr>
          <w:b/>
          <w:bCs/>
          <w:sz w:val="24"/>
          <w:szCs w:val="24"/>
        </w:rPr>
        <w:t xml:space="preserve">SC </w:t>
      </w:r>
      <w:proofErr w:type="gramStart"/>
      <w:r w:rsidRPr="001F2598">
        <w:rPr>
          <w:b/>
          <w:bCs/>
          <w:sz w:val="24"/>
          <w:szCs w:val="24"/>
        </w:rPr>
        <w:t>AREA</w:t>
      </w:r>
      <w:r w:rsidRPr="001F2598">
        <w:rPr>
          <w:sz w:val="24"/>
          <w:szCs w:val="24"/>
        </w:rPr>
        <w:t xml:space="preserve"> :</w:t>
      </w:r>
      <w:proofErr w:type="gramEnd"/>
      <w:r w:rsidRPr="001F2598">
        <w:rPr>
          <w:sz w:val="24"/>
          <w:szCs w:val="24"/>
        </w:rPr>
        <w:t xml:space="preserve"> </w:t>
      </w:r>
    </w:p>
    <w:p w14:paraId="58E04C99" w14:textId="688CCA1A" w:rsidR="000956CB" w:rsidRPr="001F2598" w:rsidRDefault="000956CB" w:rsidP="000956CB">
      <w:pPr>
        <w:pStyle w:val="ListParagraph"/>
        <w:tabs>
          <w:tab w:val="left" w:pos="2736"/>
        </w:tabs>
        <w:rPr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AWW</w:t>
      </w:r>
      <w:r w:rsidRPr="001F2598">
        <w:rPr>
          <w:sz w:val="24"/>
          <w:szCs w:val="24"/>
        </w:rPr>
        <w:t xml:space="preserve"> :</w:t>
      </w:r>
      <w:proofErr w:type="gramEnd"/>
      <w:r w:rsidRPr="001F2598">
        <w:rPr>
          <w:sz w:val="24"/>
          <w:szCs w:val="24"/>
        </w:rPr>
        <w:t xml:space="preserve"> </w:t>
      </w:r>
      <w:r w:rsidR="00E2139E" w:rsidRPr="001F2598">
        <w:rPr>
          <w:sz w:val="24"/>
          <w:szCs w:val="24"/>
        </w:rPr>
        <w:t>GOLLAMUDI MALLESWARI W/O PUNNARAO[LATE]</w:t>
      </w:r>
      <w:r w:rsidR="005A193D" w:rsidRPr="001F2598">
        <w:rPr>
          <w:sz w:val="24"/>
          <w:szCs w:val="24"/>
        </w:rPr>
        <w:t xml:space="preserve"> </w:t>
      </w:r>
    </w:p>
    <w:p w14:paraId="5F5F8015" w14:textId="5593FFC5" w:rsidR="00A27B4F" w:rsidRPr="001F2598" w:rsidRDefault="00A27B4F" w:rsidP="000956CB">
      <w:pPr>
        <w:pStyle w:val="ListParagraph"/>
        <w:tabs>
          <w:tab w:val="left" w:pos="27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             A/</w:t>
      </w:r>
      <w:proofErr w:type="gramStart"/>
      <w:r w:rsidR="00E04A66" w:rsidRPr="001F2598">
        <w:rPr>
          <w:sz w:val="24"/>
          <w:szCs w:val="24"/>
        </w:rPr>
        <w:t>51,  C</w:t>
      </w:r>
      <w:proofErr w:type="gramEnd"/>
      <w:r w:rsidR="00E04A66" w:rsidRPr="001F2598">
        <w:rPr>
          <w:sz w:val="24"/>
          <w:szCs w:val="24"/>
        </w:rPr>
        <w:t xml:space="preserve">/SC </w:t>
      </w:r>
      <w:proofErr w:type="gramStart"/>
      <w:r w:rsidR="00E04A66" w:rsidRPr="001F2598">
        <w:rPr>
          <w:sz w:val="24"/>
          <w:szCs w:val="24"/>
        </w:rPr>
        <w:t xml:space="preserve">MALA,   </w:t>
      </w:r>
      <w:proofErr w:type="gramEnd"/>
      <w:r w:rsidR="00E04A66" w:rsidRPr="001F2598">
        <w:rPr>
          <w:sz w:val="24"/>
          <w:szCs w:val="24"/>
        </w:rPr>
        <w:t xml:space="preserve">    </w:t>
      </w:r>
      <w:r w:rsidR="00E04A66" w:rsidRPr="001F2598">
        <w:rPr>
          <w:color w:val="ED7D31" w:themeColor="accent2"/>
          <w:sz w:val="24"/>
          <w:szCs w:val="24"/>
        </w:rPr>
        <w:t>6309946814</w:t>
      </w:r>
    </w:p>
    <w:p w14:paraId="7B8C7BDF" w14:textId="4DEC5196" w:rsidR="00E04A66" w:rsidRPr="001F2598" w:rsidRDefault="002F4322" w:rsidP="000956CB">
      <w:pPr>
        <w:pStyle w:val="ListParagraph"/>
        <w:tabs>
          <w:tab w:val="left" w:pos="2736"/>
        </w:tabs>
        <w:rPr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lastRenderedPageBreak/>
        <w:t>AWH</w:t>
      </w:r>
      <w:r w:rsidRPr="001F2598">
        <w:rPr>
          <w:sz w:val="24"/>
          <w:szCs w:val="24"/>
        </w:rPr>
        <w:t xml:space="preserve"> :</w:t>
      </w:r>
      <w:proofErr w:type="gramEnd"/>
      <w:r w:rsidRPr="001F2598">
        <w:rPr>
          <w:sz w:val="24"/>
          <w:szCs w:val="24"/>
        </w:rPr>
        <w:t xml:space="preserve"> THURIMELLA RAGHAVAMMA   W/O </w:t>
      </w:r>
      <w:proofErr w:type="gramStart"/>
      <w:r w:rsidR="00317601" w:rsidRPr="001F2598">
        <w:rPr>
          <w:sz w:val="24"/>
          <w:szCs w:val="24"/>
        </w:rPr>
        <w:t>G.NARAYANA</w:t>
      </w:r>
      <w:proofErr w:type="gramEnd"/>
    </w:p>
    <w:p w14:paraId="0E42031F" w14:textId="77777777" w:rsidR="000F6386" w:rsidRPr="001F2598" w:rsidRDefault="00317601" w:rsidP="000F6386">
      <w:pPr>
        <w:pStyle w:val="ListParagraph"/>
        <w:tabs>
          <w:tab w:val="left" w:pos="2736"/>
        </w:tabs>
        <w:rPr>
          <w:color w:val="ED7D31" w:themeColor="accent2"/>
          <w:sz w:val="24"/>
          <w:szCs w:val="24"/>
        </w:rPr>
      </w:pPr>
      <w:r w:rsidRPr="001F2598">
        <w:rPr>
          <w:sz w:val="24"/>
          <w:szCs w:val="24"/>
        </w:rPr>
        <w:t xml:space="preserve">             A/</w:t>
      </w:r>
      <w:proofErr w:type="gramStart"/>
      <w:r w:rsidRPr="001F2598">
        <w:rPr>
          <w:sz w:val="24"/>
          <w:szCs w:val="24"/>
        </w:rPr>
        <w:t>60,  C</w:t>
      </w:r>
      <w:proofErr w:type="gramEnd"/>
      <w:r w:rsidRPr="001F2598">
        <w:rPr>
          <w:sz w:val="24"/>
          <w:szCs w:val="24"/>
        </w:rPr>
        <w:t xml:space="preserve">/SC </w:t>
      </w:r>
      <w:proofErr w:type="gramStart"/>
      <w:r w:rsidRPr="001F2598">
        <w:rPr>
          <w:sz w:val="24"/>
          <w:szCs w:val="24"/>
        </w:rPr>
        <w:t xml:space="preserve">MALA,   </w:t>
      </w:r>
      <w:proofErr w:type="gramEnd"/>
      <w:r w:rsidRPr="001F2598">
        <w:rPr>
          <w:sz w:val="24"/>
          <w:szCs w:val="24"/>
        </w:rPr>
        <w:t xml:space="preserve">    </w:t>
      </w:r>
      <w:r w:rsidR="009C2103" w:rsidRPr="001F2598">
        <w:rPr>
          <w:color w:val="ED7D31" w:themeColor="accent2"/>
          <w:sz w:val="24"/>
          <w:szCs w:val="24"/>
        </w:rPr>
        <w:t>8008758138</w:t>
      </w:r>
    </w:p>
    <w:p w14:paraId="2F606E06" w14:textId="77777777" w:rsidR="000F6386" w:rsidRPr="001F2598" w:rsidRDefault="000F6386" w:rsidP="000F6386">
      <w:pPr>
        <w:pStyle w:val="ListParagraph"/>
        <w:tabs>
          <w:tab w:val="left" w:pos="2736"/>
        </w:tabs>
        <w:rPr>
          <w:color w:val="ED7D31" w:themeColor="accent2"/>
          <w:sz w:val="24"/>
          <w:szCs w:val="24"/>
        </w:rPr>
      </w:pPr>
    </w:p>
    <w:p w14:paraId="703B16D5" w14:textId="5D2A74D6" w:rsidR="009C2103" w:rsidRPr="001F2598" w:rsidRDefault="009C2103" w:rsidP="000F6386">
      <w:pPr>
        <w:pStyle w:val="ListParagraph"/>
        <w:tabs>
          <w:tab w:val="left" w:pos="2736"/>
        </w:tabs>
        <w:rPr>
          <w:color w:val="7030A0"/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STRENGTH</w:t>
      </w:r>
      <w:r w:rsidRPr="001F2598">
        <w:rPr>
          <w:sz w:val="24"/>
          <w:szCs w:val="24"/>
        </w:rPr>
        <w:t xml:space="preserve"> </w:t>
      </w:r>
      <w:r w:rsidR="00F40848" w:rsidRPr="001F2598">
        <w:rPr>
          <w:sz w:val="24"/>
          <w:szCs w:val="24"/>
        </w:rPr>
        <w:t xml:space="preserve"> =</w:t>
      </w:r>
      <w:proofErr w:type="gramEnd"/>
      <w:r w:rsidR="00F40848" w:rsidRPr="001F2598">
        <w:rPr>
          <w:sz w:val="24"/>
          <w:szCs w:val="24"/>
        </w:rPr>
        <w:t xml:space="preserve"> </w:t>
      </w:r>
      <w:r w:rsidR="00F40848" w:rsidRPr="001F2598">
        <w:rPr>
          <w:b/>
          <w:bCs/>
          <w:color w:val="7030A0"/>
          <w:sz w:val="24"/>
          <w:szCs w:val="24"/>
        </w:rPr>
        <w:t>4+2+12+14</w:t>
      </w:r>
    </w:p>
    <w:p w14:paraId="17F86E1E" w14:textId="47CE8307" w:rsidR="00650284" w:rsidRPr="00DC379F" w:rsidRDefault="00650284" w:rsidP="001428FF">
      <w:pPr>
        <w:tabs>
          <w:tab w:val="left" w:pos="2736"/>
        </w:tabs>
      </w:pPr>
    </w:p>
    <w:p w14:paraId="2D5032BC" w14:textId="6A81307B" w:rsidR="00F06805" w:rsidRPr="008848DC" w:rsidRDefault="00A121C8" w:rsidP="009C2CE8">
      <w:pPr>
        <w:pStyle w:val="ListParagraph"/>
        <w:numPr>
          <w:ilvl w:val="0"/>
          <w:numId w:val="5"/>
        </w:numPr>
        <w:tabs>
          <w:tab w:val="left" w:pos="2736"/>
        </w:tabs>
        <w:rPr>
          <w:b/>
          <w:bCs/>
          <w:color w:val="EE0000"/>
          <w:sz w:val="32"/>
          <w:szCs w:val="32"/>
        </w:rPr>
      </w:pPr>
      <w:r w:rsidRPr="008848DC">
        <w:rPr>
          <w:b/>
          <w:bCs/>
          <w:color w:val="EE0000"/>
          <w:sz w:val="32"/>
          <w:szCs w:val="32"/>
        </w:rPr>
        <w:t xml:space="preserve">ANM, ASHAS </w:t>
      </w:r>
      <w:proofErr w:type="gramStart"/>
      <w:r w:rsidRPr="008848DC">
        <w:rPr>
          <w:b/>
          <w:bCs/>
          <w:color w:val="EE0000"/>
          <w:sz w:val="32"/>
          <w:szCs w:val="32"/>
        </w:rPr>
        <w:t>DETAILS :</w:t>
      </w:r>
      <w:proofErr w:type="gramEnd"/>
    </w:p>
    <w:p w14:paraId="676AA69A" w14:textId="750DFA06" w:rsidR="00A121C8" w:rsidRPr="001F2598" w:rsidRDefault="009C2CE8" w:rsidP="003C5910">
      <w:pPr>
        <w:tabs>
          <w:tab w:val="left" w:pos="840"/>
          <w:tab w:val="left" w:pos="1200"/>
        </w:tabs>
        <w:rPr>
          <w:sz w:val="24"/>
          <w:szCs w:val="24"/>
        </w:rPr>
      </w:pPr>
      <w:r w:rsidRPr="00DC379F">
        <w:rPr>
          <w:b/>
          <w:bCs/>
        </w:rPr>
        <w:tab/>
      </w:r>
      <w:proofErr w:type="gramStart"/>
      <w:r w:rsidR="00A121C8" w:rsidRPr="001F2598">
        <w:rPr>
          <w:b/>
          <w:bCs/>
          <w:sz w:val="24"/>
          <w:szCs w:val="24"/>
        </w:rPr>
        <w:t>ANM :</w:t>
      </w:r>
      <w:proofErr w:type="gramEnd"/>
      <w:r w:rsidR="003C5910" w:rsidRPr="001F2598">
        <w:rPr>
          <w:b/>
          <w:bCs/>
          <w:sz w:val="24"/>
          <w:szCs w:val="24"/>
        </w:rPr>
        <w:tab/>
      </w:r>
      <w:r w:rsidR="003C5910" w:rsidRPr="001F2598">
        <w:rPr>
          <w:sz w:val="24"/>
          <w:szCs w:val="24"/>
        </w:rPr>
        <w:t>EKU</w:t>
      </w:r>
      <w:r w:rsidR="003C5910" w:rsidRPr="001F2598">
        <w:rPr>
          <w:sz w:val="24"/>
          <w:szCs w:val="24"/>
        </w:rPr>
        <w:tab/>
      </w:r>
      <w:r w:rsidR="00FE1163" w:rsidRPr="001F2598">
        <w:rPr>
          <w:sz w:val="24"/>
          <w:szCs w:val="24"/>
        </w:rPr>
        <w:t xml:space="preserve">LA PEDDA </w:t>
      </w:r>
      <w:proofErr w:type="gramStart"/>
      <w:r w:rsidR="00FE1163" w:rsidRPr="001F2598">
        <w:rPr>
          <w:sz w:val="24"/>
          <w:szCs w:val="24"/>
        </w:rPr>
        <w:t>MAHALAKSHMI  W</w:t>
      </w:r>
      <w:proofErr w:type="gramEnd"/>
      <w:r w:rsidR="00FE1163" w:rsidRPr="001F2598">
        <w:rPr>
          <w:sz w:val="24"/>
          <w:szCs w:val="24"/>
        </w:rPr>
        <w:t xml:space="preserve">/O </w:t>
      </w:r>
    </w:p>
    <w:p w14:paraId="03FFA5D4" w14:textId="77777777" w:rsidR="00407E69" w:rsidRPr="001F2598" w:rsidRDefault="00FE1163" w:rsidP="003C5910">
      <w:pPr>
        <w:tabs>
          <w:tab w:val="left" w:pos="840"/>
          <w:tab w:val="left" w:pos="1200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                  A/</w:t>
      </w:r>
      <w:proofErr w:type="gramStart"/>
      <w:r w:rsidR="00B548A1" w:rsidRPr="001F2598">
        <w:rPr>
          <w:sz w:val="24"/>
          <w:szCs w:val="24"/>
        </w:rPr>
        <w:t>50</w:t>
      </w:r>
      <w:r w:rsidR="004812B3" w:rsidRPr="001F2598">
        <w:rPr>
          <w:sz w:val="24"/>
          <w:szCs w:val="24"/>
        </w:rPr>
        <w:t xml:space="preserve">,   </w:t>
      </w:r>
      <w:proofErr w:type="gramEnd"/>
      <w:r w:rsidR="004812B3" w:rsidRPr="001F2598">
        <w:rPr>
          <w:sz w:val="24"/>
          <w:szCs w:val="24"/>
        </w:rPr>
        <w:t xml:space="preserve">C/SC </w:t>
      </w:r>
      <w:proofErr w:type="gramStart"/>
      <w:r w:rsidR="004812B3" w:rsidRPr="001F2598">
        <w:rPr>
          <w:sz w:val="24"/>
          <w:szCs w:val="24"/>
        </w:rPr>
        <w:t xml:space="preserve">MALA,   </w:t>
      </w:r>
      <w:proofErr w:type="gramEnd"/>
      <w:r w:rsidR="004812B3" w:rsidRPr="001F2598">
        <w:rPr>
          <w:sz w:val="24"/>
          <w:szCs w:val="24"/>
        </w:rPr>
        <w:t xml:space="preserve">  </w:t>
      </w:r>
      <w:r w:rsidR="00407E69" w:rsidRPr="001F2598">
        <w:rPr>
          <w:color w:val="ED7D31" w:themeColor="accent2"/>
          <w:sz w:val="24"/>
          <w:szCs w:val="24"/>
        </w:rPr>
        <w:t>9502511327</w:t>
      </w:r>
    </w:p>
    <w:p w14:paraId="6507C3AE" w14:textId="338DB35C" w:rsidR="00833281" w:rsidRPr="001F2598" w:rsidRDefault="009C2CE8" w:rsidP="003C5910">
      <w:pPr>
        <w:tabs>
          <w:tab w:val="left" w:pos="840"/>
          <w:tab w:val="left" w:pos="1200"/>
        </w:tabs>
        <w:rPr>
          <w:sz w:val="24"/>
          <w:szCs w:val="24"/>
        </w:rPr>
      </w:pPr>
      <w:r w:rsidRPr="001F2598">
        <w:rPr>
          <w:b/>
          <w:bCs/>
          <w:sz w:val="24"/>
          <w:szCs w:val="24"/>
        </w:rPr>
        <w:t xml:space="preserve">                  </w:t>
      </w:r>
      <w:proofErr w:type="gramStart"/>
      <w:r w:rsidR="00407E69" w:rsidRPr="001F2598">
        <w:rPr>
          <w:b/>
          <w:bCs/>
          <w:sz w:val="24"/>
          <w:szCs w:val="24"/>
        </w:rPr>
        <w:t>ASHA :</w:t>
      </w:r>
      <w:proofErr w:type="gramEnd"/>
      <w:r w:rsidR="00407E69" w:rsidRPr="001F2598">
        <w:rPr>
          <w:sz w:val="24"/>
          <w:szCs w:val="24"/>
        </w:rPr>
        <w:t xml:space="preserve">      </w:t>
      </w:r>
      <w:r w:rsidR="00833281" w:rsidRPr="001F2598">
        <w:rPr>
          <w:sz w:val="24"/>
          <w:szCs w:val="24"/>
        </w:rPr>
        <w:t xml:space="preserve">KHAGGA </w:t>
      </w:r>
      <w:proofErr w:type="gramStart"/>
      <w:r w:rsidR="00833281" w:rsidRPr="001F2598">
        <w:rPr>
          <w:sz w:val="24"/>
          <w:szCs w:val="24"/>
        </w:rPr>
        <w:t>SARRADA  W</w:t>
      </w:r>
      <w:proofErr w:type="gramEnd"/>
      <w:r w:rsidR="00833281" w:rsidRPr="001F2598">
        <w:rPr>
          <w:sz w:val="24"/>
          <w:szCs w:val="24"/>
        </w:rPr>
        <w:t xml:space="preserve">/O SIVAIAH </w:t>
      </w:r>
    </w:p>
    <w:p w14:paraId="41AD6445" w14:textId="5ECDD057" w:rsidR="00FE1163" w:rsidRPr="001F2598" w:rsidRDefault="00833281" w:rsidP="003C5910">
      <w:pPr>
        <w:tabs>
          <w:tab w:val="left" w:pos="840"/>
          <w:tab w:val="left" w:pos="1200"/>
        </w:tabs>
        <w:rPr>
          <w:color w:val="ED7D31" w:themeColor="accent2"/>
          <w:sz w:val="24"/>
          <w:szCs w:val="24"/>
        </w:rPr>
      </w:pPr>
      <w:r w:rsidRPr="001F2598">
        <w:rPr>
          <w:sz w:val="24"/>
          <w:szCs w:val="24"/>
        </w:rPr>
        <w:t xml:space="preserve">                 </w:t>
      </w:r>
      <w:r w:rsidR="00E60BDB" w:rsidRPr="001F2598">
        <w:rPr>
          <w:sz w:val="24"/>
          <w:szCs w:val="24"/>
        </w:rPr>
        <w:t>A/</w:t>
      </w:r>
      <w:proofErr w:type="gramStart"/>
      <w:r w:rsidR="00E60BDB" w:rsidRPr="001F2598">
        <w:rPr>
          <w:sz w:val="24"/>
          <w:szCs w:val="24"/>
        </w:rPr>
        <w:t xml:space="preserve">40,   </w:t>
      </w:r>
      <w:proofErr w:type="gramEnd"/>
      <w:r w:rsidR="00E60BDB" w:rsidRPr="001F2598">
        <w:rPr>
          <w:sz w:val="24"/>
          <w:szCs w:val="24"/>
        </w:rPr>
        <w:t>C/</w:t>
      </w:r>
      <w:proofErr w:type="gramStart"/>
      <w:r w:rsidR="00E60BDB" w:rsidRPr="001F2598">
        <w:rPr>
          <w:sz w:val="24"/>
          <w:szCs w:val="24"/>
        </w:rPr>
        <w:t>UPPARA</w:t>
      </w:r>
      <w:r w:rsidR="00E60BDB" w:rsidRPr="001F2598">
        <w:rPr>
          <w:color w:val="ED7D31" w:themeColor="accent2"/>
          <w:sz w:val="24"/>
          <w:szCs w:val="24"/>
        </w:rPr>
        <w:t xml:space="preserve">,   </w:t>
      </w:r>
      <w:proofErr w:type="gramEnd"/>
      <w:r w:rsidR="00E60BDB" w:rsidRPr="001F2598">
        <w:rPr>
          <w:color w:val="ED7D31" w:themeColor="accent2"/>
          <w:sz w:val="24"/>
          <w:szCs w:val="24"/>
        </w:rPr>
        <w:t>8501042754</w:t>
      </w:r>
      <w:r w:rsidR="00B548A1" w:rsidRPr="001F2598">
        <w:rPr>
          <w:color w:val="ED7D31" w:themeColor="accent2"/>
          <w:sz w:val="24"/>
          <w:szCs w:val="24"/>
        </w:rPr>
        <w:t xml:space="preserve">  </w:t>
      </w:r>
    </w:p>
    <w:p w14:paraId="6168FEED" w14:textId="71190656" w:rsidR="00C64FC8" w:rsidRPr="001F2598" w:rsidRDefault="00E465FD" w:rsidP="009C2CE8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BAR AND WINE SHOPS </w:t>
      </w:r>
      <w:proofErr w:type="gramStart"/>
      <w:r w:rsidRPr="008848DC">
        <w:rPr>
          <w:b/>
          <w:bCs/>
          <w:color w:val="EE0000"/>
          <w:sz w:val="32"/>
          <w:szCs w:val="32"/>
        </w:rPr>
        <w:t>DETTAILS</w:t>
      </w:r>
      <w:r w:rsidRPr="008848DC">
        <w:rPr>
          <w:color w:val="EE0000"/>
          <w:sz w:val="32"/>
          <w:szCs w:val="32"/>
        </w:rPr>
        <w:t xml:space="preserve"> </w:t>
      </w:r>
      <w:r w:rsidRPr="00DC379F">
        <w:t>:</w:t>
      </w:r>
      <w:proofErr w:type="gramEnd"/>
      <w:r w:rsidRPr="00DC379F">
        <w:t xml:space="preserve"> </w:t>
      </w:r>
      <w:r w:rsidRPr="001F2598">
        <w:rPr>
          <w:sz w:val="24"/>
          <w:szCs w:val="24"/>
        </w:rPr>
        <w:t>NIL</w:t>
      </w:r>
    </w:p>
    <w:p w14:paraId="2B8E07B6" w14:textId="01F305AB" w:rsidR="00E465FD" w:rsidRPr="001F2598" w:rsidRDefault="00756A56" w:rsidP="00D136DC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LODGES </w:t>
      </w:r>
      <w:proofErr w:type="gramStart"/>
      <w:r w:rsidRPr="008848DC">
        <w:rPr>
          <w:b/>
          <w:bCs/>
          <w:color w:val="EE0000"/>
          <w:sz w:val="32"/>
          <w:szCs w:val="32"/>
        </w:rPr>
        <w:t xml:space="preserve">INFORMATION </w:t>
      </w:r>
      <w:r w:rsidRPr="001F2598">
        <w:rPr>
          <w:b/>
          <w:bCs/>
          <w:sz w:val="24"/>
          <w:szCs w:val="24"/>
        </w:rPr>
        <w:t>:</w:t>
      </w:r>
      <w:proofErr w:type="gramEnd"/>
      <w:r w:rsidRPr="001F2598">
        <w:rPr>
          <w:b/>
          <w:bCs/>
          <w:sz w:val="24"/>
          <w:szCs w:val="24"/>
        </w:rPr>
        <w:t xml:space="preserve"> NIL</w:t>
      </w:r>
    </w:p>
    <w:p w14:paraId="6FA8710D" w14:textId="7C563AD1" w:rsidR="00756A56" w:rsidRPr="001F2598" w:rsidRDefault="00756A56" w:rsidP="00D136DC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PETROL </w:t>
      </w:r>
      <w:proofErr w:type="gramStart"/>
      <w:r w:rsidRPr="008848DC">
        <w:rPr>
          <w:b/>
          <w:bCs/>
          <w:color w:val="EE0000"/>
          <w:sz w:val="32"/>
          <w:szCs w:val="32"/>
        </w:rPr>
        <w:t>BUNKS</w:t>
      </w:r>
      <w:r w:rsidRPr="008848DC">
        <w:rPr>
          <w:color w:val="EE0000"/>
          <w:sz w:val="32"/>
          <w:szCs w:val="32"/>
        </w:rPr>
        <w:t xml:space="preserve"> </w:t>
      </w:r>
      <w:r w:rsidRPr="00DC379F">
        <w:t>:</w:t>
      </w:r>
      <w:proofErr w:type="gramEnd"/>
      <w:r w:rsidRPr="00DC379F">
        <w:t xml:space="preserve"> </w:t>
      </w:r>
      <w:r w:rsidRPr="001F2598">
        <w:rPr>
          <w:sz w:val="24"/>
          <w:szCs w:val="24"/>
        </w:rPr>
        <w:t>NIL</w:t>
      </w:r>
    </w:p>
    <w:p w14:paraId="6C0D9EDF" w14:textId="238469ED" w:rsidR="00756A56" w:rsidRPr="001F2598" w:rsidRDefault="00C21F63" w:rsidP="00D136DC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CELL PHONE </w:t>
      </w:r>
      <w:proofErr w:type="gramStart"/>
      <w:r w:rsidRPr="008848DC">
        <w:rPr>
          <w:b/>
          <w:bCs/>
          <w:color w:val="EE0000"/>
          <w:sz w:val="32"/>
          <w:szCs w:val="32"/>
        </w:rPr>
        <w:t>TOWERS</w:t>
      </w:r>
      <w:r w:rsidRPr="008848DC">
        <w:rPr>
          <w:color w:val="EE0000"/>
          <w:sz w:val="32"/>
          <w:szCs w:val="32"/>
        </w:rPr>
        <w:t xml:space="preserve"> </w:t>
      </w:r>
      <w:r w:rsidRPr="00DC379F">
        <w:t>:</w:t>
      </w:r>
      <w:proofErr w:type="gramEnd"/>
      <w:r w:rsidRPr="00DC379F">
        <w:t xml:space="preserve"> </w:t>
      </w:r>
      <w:r w:rsidRPr="001F2598">
        <w:rPr>
          <w:sz w:val="24"/>
          <w:szCs w:val="24"/>
        </w:rPr>
        <w:t xml:space="preserve">NIL </w:t>
      </w:r>
    </w:p>
    <w:p w14:paraId="736D3DC2" w14:textId="78DB366A" w:rsidR="00C21F63" w:rsidRPr="00DC379F" w:rsidRDefault="00C21F63" w:rsidP="00D634E6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</w:rPr>
      </w:pPr>
      <w:r w:rsidRPr="008848DC">
        <w:rPr>
          <w:b/>
          <w:bCs/>
          <w:color w:val="EE0000"/>
          <w:sz w:val="32"/>
          <w:szCs w:val="32"/>
        </w:rPr>
        <w:t>GO</w:t>
      </w:r>
      <w:r w:rsidR="00A0050A" w:rsidRPr="008848DC">
        <w:rPr>
          <w:b/>
          <w:bCs/>
          <w:color w:val="EE0000"/>
          <w:sz w:val="32"/>
          <w:szCs w:val="32"/>
        </w:rPr>
        <w:t xml:space="preserve">DOWNS </w:t>
      </w:r>
      <w:proofErr w:type="gramStart"/>
      <w:r w:rsidR="00291B09" w:rsidRPr="008848DC">
        <w:rPr>
          <w:b/>
          <w:bCs/>
          <w:color w:val="EE0000"/>
          <w:sz w:val="32"/>
          <w:szCs w:val="32"/>
        </w:rPr>
        <w:t xml:space="preserve">STORRAGE  </w:t>
      </w:r>
      <w:r w:rsidR="00A0050A" w:rsidRPr="00DC379F">
        <w:rPr>
          <w:b/>
          <w:bCs/>
        </w:rPr>
        <w:t>:</w:t>
      </w:r>
      <w:proofErr w:type="gramEnd"/>
      <w:r w:rsidR="00A0050A" w:rsidRPr="00DC379F">
        <w:rPr>
          <w:b/>
          <w:bCs/>
        </w:rPr>
        <w:t xml:space="preserve"> </w:t>
      </w:r>
    </w:p>
    <w:p w14:paraId="13FF7913" w14:textId="44FD5098" w:rsidR="00A0050A" w:rsidRPr="001F2598" w:rsidRDefault="00291B09" w:rsidP="003C5910">
      <w:pPr>
        <w:tabs>
          <w:tab w:val="left" w:pos="840"/>
          <w:tab w:val="left" w:pos="1200"/>
        </w:tabs>
        <w:rPr>
          <w:sz w:val="24"/>
          <w:szCs w:val="24"/>
        </w:rPr>
      </w:pPr>
      <w:r w:rsidRPr="00DC379F">
        <w:tab/>
      </w:r>
      <w:r w:rsidR="00A0050A" w:rsidRPr="001F2598">
        <w:rPr>
          <w:sz w:val="24"/>
          <w:szCs w:val="24"/>
        </w:rPr>
        <w:t xml:space="preserve">LAAKSHMI NARAYANA RURAL </w:t>
      </w:r>
      <w:proofErr w:type="gramStart"/>
      <w:r w:rsidR="00A0050A" w:rsidRPr="001F2598">
        <w:rPr>
          <w:sz w:val="24"/>
          <w:szCs w:val="24"/>
        </w:rPr>
        <w:t>GO</w:t>
      </w:r>
      <w:r w:rsidRPr="001F2598">
        <w:rPr>
          <w:sz w:val="24"/>
          <w:szCs w:val="24"/>
        </w:rPr>
        <w:t>DOWN ,</w:t>
      </w:r>
      <w:proofErr w:type="gramEnd"/>
      <w:r w:rsidRPr="001F2598">
        <w:rPr>
          <w:sz w:val="24"/>
          <w:szCs w:val="24"/>
        </w:rPr>
        <w:t xml:space="preserve"> </w:t>
      </w:r>
    </w:p>
    <w:p w14:paraId="2210A4A5" w14:textId="77777777" w:rsidR="00291B09" w:rsidRPr="00DC379F" w:rsidRDefault="00291B09" w:rsidP="003C5910">
      <w:pPr>
        <w:tabs>
          <w:tab w:val="left" w:pos="840"/>
          <w:tab w:val="left" w:pos="1200"/>
        </w:tabs>
      </w:pPr>
    </w:p>
    <w:p w14:paraId="6EC820D6" w14:textId="1122FF71" w:rsidR="00291B09" w:rsidRPr="001F2598" w:rsidRDefault="002852C3" w:rsidP="006A7C52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FIRE CRACKERS STORAGE </w:t>
      </w:r>
      <w:proofErr w:type="gramStart"/>
      <w:r w:rsidRPr="008848DC">
        <w:rPr>
          <w:b/>
          <w:bCs/>
          <w:color w:val="EE0000"/>
          <w:sz w:val="32"/>
          <w:szCs w:val="32"/>
        </w:rPr>
        <w:t>GODOWN</w:t>
      </w:r>
      <w:r w:rsidRPr="008848DC">
        <w:rPr>
          <w:color w:val="EE0000"/>
          <w:sz w:val="32"/>
          <w:szCs w:val="32"/>
        </w:rPr>
        <w:t xml:space="preserve"> </w:t>
      </w:r>
      <w:r w:rsidRPr="00DC379F">
        <w:t>:</w:t>
      </w:r>
      <w:proofErr w:type="gramEnd"/>
      <w:r w:rsidRPr="00DC379F">
        <w:t xml:space="preserve"> </w:t>
      </w:r>
      <w:r w:rsidRPr="001F2598">
        <w:rPr>
          <w:sz w:val="24"/>
          <w:szCs w:val="24"/>
        </w:rPr>
        <w:t>NIL</w:t>
      </w:r>
    </w:p>
    <w:p w14:paraId="30CB7143" w14:textId="1C721B8E" w:rsidR="002852C3" w:rsidRPr="001F2598" w:rsidRDefault="002E06A3" w:rsidP="00517F9E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MINES, QUARRIES, INDUSTRIES </w:t>
      </w:r>
      <w:proofErr w:type="gramStart"/>
      <w:r w:rsidRPr="008848DC">
        <w:rPr>
          <w:b/>
          <w:bCs/>
          <w:color w:val="EE0000"/>
          <w:sz w:val="32"/>
          <w:szCs w:val="32"/>
        </w:rPr>
        <w:t>DETAILS</w:t>
      </w:r>
      <w:r w:rsidRPr="008848DC">
        <w:rPr>
          <w:color w:val="EE0000"/>
          <w:sz w:val="32"/>
          <w:szCs w:val="32"/>
        </w:rPr>
        <w:t xml:space="preserve"> </w:t>
      </w:r>
      <w:r w:rsidRPr="00DC379F">
        <w:t>:</w:t>
      </w:r>
      <w:proofErr w:type="gramEnd"/>
      <w:r w:rsidRPr="00DC379F">
        <w:t xml:space="preserve"> </w:t>
      </w:r>
      <w:r w:rsidRPr="001F2598">
        <w:rPr>
          <w:sz w:val="24"/>
          <w:szCs w:val="24"/>
        </w:rPr>
        <w:t>NIL</w:t>
      </w:r>
    </w:p>
    <w:p w14:paraId="065E41CB" w14:textId="3647895B" w:rsidR="002E06A3" w:rsidRPr="001F2598" w:rsidRDefault="00CE66C7" w:rsidP="00517F9E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ROWDY SHEETERS </w:t>
      </w:r>
      <w:proofErr w:type="gramStart"/>
      <w:r w:rsidRPr="008848DC">
        <w:rPr>
          <w:b/>
          <w:bCs/>
          <w:color w:val="EE0000"/>
          <w:sz w:val="32"/>
          <w:szCs w:val="32"/>
        </w:rPr>
        <w:t>DETAILS</w:t>
      </w:r>
      <w:r w:rsidRPr="008848DC">
        <w:rPr>
          <w:color w:val="EE0000"/>
          <w:sz w:val="32"/>
          <w:szCs w:val="32"/>
        </w:rPr>
        <w:t xml:space="preserve"> </w:t>
      </w:r>
      <w:r w:rsidRPr="00DC379F">
        <w:t>:</w:t>
      </w:r>
      <w:proofErr w:type="gramEnd"/>
      <w:r w:rsidRPr="00DC379F">
        <w:t xml:space="preserve"> </w:t>
      </w:r>
      <w:r w:rsidRPr="001F2598">
        <w:rPr>
          <w:sz w:val="24"/>
          <w:szCs w:val="24"/>
        </w:rPr>
        <w:t>NIL</w:t>
      </w:r>
    </w:p>
    <w:p w14:paraId="3CF6E3F6" w14:textId="63A18FE3" w:rsidR="00CE66C7" w:rsidRPr="001F2598" w:rsidRDefault="00CE66C7" w:rsidP="00517F9E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SUSPECT SHEETERS </w:t>
      </w:r>
      <w:proofErr w:type="gramStart"/>
      <w:r w:rsidRPr="008848DC">
        <w:rPr>
          <w:b/>
          <w:bCs/>
          <w:color w:val="EE0000"/>
          <w:sz w:val="32"/>
          <w:szCs w:val="32"/>
        </w:rPr>
        <w:t>DETAILS</w:t>
      </w:r>
      <w:r w:rsidRPr="008848DC">
        <w:rPr>
          <w:color w:val="EE0000"/>
          <w:sz w:val="32"/>
          <w:szCs w:val="32"/>
        </w:rPr>
        <w:t xml:space="preserve"> </w:t>
      </w:r>
      <w:r w:rsidRPr="00DC379F">
        <w:t>:</w:t>
      </w:r>
      <w:proofErr w:type="gramEnd"/>
      <w:r w:rsidRPr="00DC379F">
        <w:t xml:space="preserve"> </w:t>
      </w:r>
      <w:r w:rsidRPr="001F2598">
        <w:rPr>
          <w:sz w:val="24"/>
          <w:szCs w:val="24"/>
        </w:rPr>
        <w:t>NIL</w:t>
      </w:r>
    </w:p>
    <w:p w14:paraId="00589C6E" w14:textId="6052190A" w:rsidR="00017792" w:rsidRPr="001F2598" w:rsidRDefault="00017792" w:rsidP="00517F9E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>GAN</w:t>
      </w:r>
      <w:r w:rsidR="00FB7E90" w:rsidRPr="008848DC">
        <w:rPr>
          <w:b/>
          <w:bCs/>
          <w:color w:val="EE0000"/>
          <w:sz w:val="32"/>
          <w:szCs w:val="32"/>
        </w:rPr>
        <w:t>Z</w:t>
      </w:r>
      <w:r w:rsidRPr="008848DC">
        <w:rPr>
          <w:b/>
          <w:bCs/>
          <w:color w:val="EE0000"/>
          <w:sz w:val="32"/>
          <w:szCs w:val="32"/>
        </w:rPr>
        <w:t xml:space="preserve">A </w:t>
      </w:r>
      <w:proofErr w:type="gramStart"/>
      <w:r w:rsidRPr="008848DC">
        <w:rPr>
          <w:b/>
          <w:bCs/>
          <w:color w:val="EE0000"/>
          <w:sz w:val="32"/>
          <w:szCs w:val="32"/>
        </w:rPr>
        <w:t xml:space="preserve">PEDLARS </w:t>
      </w:r>
      <w:r w:rsidRPr="00DC379F">
        <w:rPr>
          <w:b/>
          <w:bCs/>
        </w:rPr>
        <w:t>:</w:t>
      </w:r>
      <w:proofErr w:type="gramEnd"/>
      <w:r w:rsidRPr="00DC379F">
        <w:rPr>
          <w:b/>
          <w:bCs/>
        </w:rPr>
        <w:t xml:space="preserve"> </w:t>
      </w:r>
      <w:r w:rsidRPr="001F2598">
        <w:rPr>
          <w:sz w:val="24"/>
          <w:szCs w:val="24"/>
        </w:rPr>
        <w:t>NIL</w:t>
      </w:r>
    </w:p>
    <w:p w14:paraId="1DD399B8" w14:textId="7189A60A" w:rsidR="00017792" w:rsidRPr="00DC379F" w:rsidRDefault="00017792" w:rsidP="008422DC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</w:pPr>
      <w:r w:rsidRPr="008848DC">
        <w:rPr>
          <w:b/>
          <w:bCs/>
          <w:color w:val="EE0000"/>
          <w:sz w:val="32"/>
          <w:szCs w:val="32"/>
        </w:rPr>
        <w:t>GAN</w:t>
      </w:r>
      <w:r w:rsidR="00FB7E90" w:rsidRPr="008848DC">
        <w:rPr>
          <w:b/>
          <w:bCs/>
          <w:color w:val="EE0000"/>
          <w:sz w:val="32"/>
          <w:szCs w:val="32"/>
        </w:rPr>
        <w:t xml:space="preserve">ZA </w:t>
      </w:r>
      <w:proofErr w:type="gramStart"/>
      <w:r w:rsidR="00FB7E90" w:rsidRPr="008848DC">
        <w:rPr>
          <w:b/>
          <w:bCs/>
          <w:color w:val="EE0000"/>
          <w:sz w:val="32"/>
          <w:szCs w:val="32"/>
        </w:rPr>
        <w:t>CONSUMERS</w:t>
      </w:r>
      <w:r w:rsidR="00FB7E90" w:rsidRPr="008848DC">
        <w:rPr>
          <w:color w:val="EE0000"/>
          <w:sz w:val="32"/>
          <w:szCs w:val="32"/>
        </w:rPr>
        <w:t xml:space="preserve"> </w:t>
      </w:r>
      <w:r w:rsidR="00FB7E90" w:rsidRPr="00DC379F">
        <w:t>:</w:t>
      </w:r>
      <w:proofErr w:type="gramEnd"/>
      <w:r w:rsidR="00FB7E90" w:rsidRPr="00DC379F">
        <w:t xml:space="preserve"> </w:t>
      </w:r>
      <w:r w:rsidR="00FB7E90" w:rsidRPr="001F2598">
        <w:rPr>
          <w:sz w:val="24"/>
          <w:szCs w:val="24"/>
        </w:rPr>
        <w:t>NIL</w:t>
      </w:r>
    </w:p>
    <w:p w14:paraId="592C0B06" w14:textId="3A0188F7" w:rsidR="00FB7E90" w:rsidRPr="001F2598" w:rsidRDefault="006B15C9" w:rsidP="008422DC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TROUBLE </w:t>
      </w:r>
      <w:proofErr w:type="gramStart"/>
      <w:r w:rsidRPr="008848DC">
        <w:rPr>
          <w:b/>
          <w:bCs/>
          <w:color w:val="EE0000"/>
          <w:sz w:val="32"/>
          <w:szCs w:val="32"/>
        </w:rPr>
        <w:t>MANGERS</w:t>
      </w:r>
      <w:r w:rsidRPr="008848DC">
        <w:rPr>
          <w:color w:val="EE0000"/>
          <w:sz w:val="32"/>
          <w:szCs w:val="32"/>
        </w:rPr>
        <w:t xml:space="preserve"> </w:t>
      </w:r>
      <w:r w:rsidRPr="001F2598">
        <w:rPr>
          <w:sz w:val="24"/>
          <w:szCs w:val="24"/>
        </w:rPr>
        <w:t>:</w:t>
      </w:r>
      <w:proofErr w:type="gramEnd"/>
      <w:r w:rsidRPr="001F2598">
        <w:rPr>
          <w:sz w:val="24"/>
          <w:szCs w:val="24"/>
        </w:rPr>
        <w:t xml:space="preserve"> NIL</w:t>
      </w:r>
    </w:p>
    <w:p w14:paraId="7E8942B9" w14:textId="19779D8E" w:rsidR="006B15C9" w:rsidRPr="001F2598" w:rsidRDefault="006B15C9" w:rsidP="00C22F59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TROUBLE SHOOTERS </w:t>
      </w:r>
      <w:r w:rsidR="00DA2838" w:rsidRPr="008848DC">
        <w:rPr>
          <w:b/>
          <w:bCs/>
          <w:color w:val="EE0000"/>
          <w:sz w:val="32"/>
          <w:szCs w:val="32"/>
        </w:rPr>
        <w:t>[POLICE SUPPORTERS</w:t>
      </w:r>
      <w:proofErr w:type="gramStart"/>
      <w:r w:rsidR="00DA2838" w:rsidRPr="008848DC">
        <w:rPr>
          <w:color w:val="EE0000"/>
          <w:sz w:val="32"/>
          <w:szCs w:val="32"/>
        </w:rPr>
        <w:t xml:space="preserve">] </w:t>
      </w:r>
      <w:r w:rsidR="00DA2838" w:rsidRPr="00DC379F">
        <w:t>:</w:t>
      </w:r>
      <w:proofErr w:type="gramEnd"/>
      <w:r w:rsidR="00DA2838" w:rsidRPr="00DC379F">
        <w:t xml:space="preserve"> </w:t>
      </w:r>
      <w:r w:rsidR="00DA2838" w:rsidRPr="001F2598">
        <w:rPr>
          <w:sz w:val="24"/>
          <w:szCs w:val="24"/>
        </w:rPr>
        <w:t>NIL</w:t>
      </w:r>
    </w:p>
    <w:p w14:paraId="4116E7AB" w14:textId="6690A3B5" w:rsidR="00DA2838" w:rsidRPr="008848DC" w:rsidRDefault="00555591" w:rsidP="00C22F59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color w:val="EE0000"/>
          <w:sz w:val="32"/>
          <w:szCs w:val="32"/>
        </w:rPr>
      </w:pPr>
      <w:r w:rsidRPr="008848DC">
        <w:rPr>
          <w:b/>
          <w:bCs/>
          <w:color w:val="EE0000"/>
          <w:sz w:val="32"/>
          <w:szCs w:val="32"/>
        </w:rPr>
        <w:t xml:space="preserve">IMPORTANT FESTIVALS IN THE </w:t>
      </w:r>
      <w:proofErr w:type="gramStart"/>
      <w:r w:rsidRPr="008848DC">
        <w:rPr>
          <w:b/>
          <w:bCs/>
          <w:color w:val="EE0000"/>
          <w:sz w:val="32"/>
          <w:szCs w:val="32"/>
        </w:rPr>
        <w:t>VILLAGE :</w:t>
      </w:r>
      <w:proofErr w:type="gramEnd"/>
      <w:r w:rsidRPr="008848DC">
        <w:rPr>
          <w:b/>
          <w:bCs/>
          <w:color w:val="EE0000"/>
          <w:sz w:val="32"/>
          <w:szCs w:val="32"/>
        </w:rPr>
        <w:t xml:space="preserve"> </w:t>
      </w:r>
    </w:p>
    <w:p w14:paraId="6768DFE2" w14:textId="6D77FBE4" w:rsidR="00555591" w:rsidRPr="001F2598" w:rsidRDefault="00555591" w:rsidP="003C5910">
      <w:pPr>
        <w:tabs>
          <w:tab w:val="left" w:pos="840"/>
          <w:tab w:val="left" w:pos="1200"/>
        </w:tabs>
        <w:rPr>
          <w:sz w:val="24"/>
          <w:szCs w:val="24"/>
        </w:rPr>
      </w:pPr>
      <w:r w:rsidRPr="00DC379F">
        <w:tab/>
      </w:r>
      <w:r w:rsidR="00E9439D" w:rsidRPr="001F2598">
        <w:rPr>
          <w:sz w:val="24"/>
          <w:szCs w:val="24"/>
        </w:rPr>
        <w:t xml:space="preserve">SRIRAMANAVAMI IN RAMALAYAM TEMPLE </w:t>
      </w:r>
      <w:r w:rsidR="00C1609F" w:rsidRPr="001F2598">
        <w:rPr>
          <w:sz w:val="24"/>
          <w:szCs w:val="24"/>
        </w:rPr>
        <w:t xml:space="preserve">AT SC AREA </w:t>
      </w:r>
    </w:p>
    <w:p w14:paraId="43C8C81C" w14:textId="404F4E63" w:rsidR="00C1609F" w:rsidRPr="001F2598" w:rsidRDefault="00C1609F" w:rsidP="003C5910">
      <w:pPr>
        <w:tabs>
          <w:tab w:val="left" w:pos="840"/>
          <w:tab w:val="left" w:pos="1200"/>
        </w:tabs>
        <w:rPr>
          <w:b/>
          <w:bCs/>
          <w:sz w:val="24"/>
          <w:szCs w:val="24"/>
        </w:rPr>
      </w:pPr>
      <w:r w:rsidRPr="001F2598">
        <w:rPr>
          <w:sz w:val="24"/>
          <w:szCs w:val="24"/>
        </w:rPr>
        <w:tab/>
      </w:r>
      <w:r w:rsidRPr="001F2598">
        <w:rPr>
          <w:b/>
          <w:bCs/>
          <w:sz w:val="24"/>
          <w:szCs w:val="24"/>
        </w:rPr>
        <w:t xml:space="preserve">COMMITTEE </w:t>
      </w:r>
      <w:proofErr w:type="gramStart"/>
      <w:r w:rsidRPr="001F2598">
        <w:rPr>
          <w:b/>
          <w:bCs/>
          <w:sz w:val="24"/>
          <w:szCs w:val="24"/>
        </w:rPr>
        <w:t xml:space="preserve">MEMBERS </w:t>
      </w:r>
      <w:r w:rsidR="00FB71EF" w:rsidRPr="001F2598">
        <w:rPr>
          <w:b/>
          <w:bCs/>
          <w:sz w:val="24"/>
          <w:szCs w:val="24"/>
        </w:rPr>
        <w:t>:</w:t>
      </w:r>
      <w:proofErr w:type="gramEnd"/>
    </w:p>
    <w:p w14:paraId="4E6D31BB" w14:textId="15BA2480" w:rsidR="00FB71EF" w:rsidRPr="001F2598" w:rsidRDefault="00FB71EF" w:rsidP="00FB71EF">
      <w:pPr>
        <w:pStyle w:val="ListParagraph"/>
        <w:numPr>
          <w:ilvl w:val="0"/>
          <w:numId w:val="4"/>
        </w:numPr>
        <w:tabs>
          <w:tab w:val="left" w:pos="840"/>
          <w:tab w:val="left" w:pos="1200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KHAGGA VENKATA KRISHNA </w:t>
      </w:r>
      <w:r w:rsidR="0004575B" w:rsidRPr="001F2598">
        <w:rPr>
          <w:sz w:val="24"/>
          <w:szCs w:val="24"/>
        </w:rPr>
        <w:t xml:space="preserve">       </w:t>
      </w:r>
      <w:r w:rsidR="00EB4865" w:rsidRPr="001F2598">
        <w:rPr>
          <w:color w:val="ED7D31" w:themeColor="accent2"/>
          <w:sz w:val="24"/>
          <w:szCs w:val="24"/>
        </w:rPr>
        <w:t>9948346925</w:t>
      </w:r>
    </w:p>
    <w:p w14:paraId="1FAEEB99" w14:textId="77777777" w:rsidR="00BC316F" w:rsidRPr="001F2598" w:rsidRDefault="00FB71EF" w:rsidP="00FB71EF">
      <w:pPr>
        <w:pStyle w:val="ListParagraph"/>
        <w:numPr>
          <w:ilvl w:val="0"/>
          <w:numId w:val="4"/>
        </w:numPr>
        <w:tabs>
          <w:tab w:val="left" w:pos="840"/>
          <w:tab w:val="left" w:pos="1200"/>
        </w:tabs>
        <w:rPr>
          <w:sz w:val="24"/>
          <w:szCs w:val="24"/>
        </w:rPr>
      </w:pPr>
      <w:r w:rsidRPr="001F2598">
        <w:rPr>
          <w:sz w:val="24"/>
          <w:szCs w:val="24"/>
        </w:rPr>
        <w:t>KHAGGA RAAMANJANEYULU</w:t>
      </w:r>
      <w:r w:rsidR="00EC1BFD" w:rsidRPr="001F2598">
        <w:rPr>
          <w:sz w:val="24"/>
          <w:szCs w:val="24"/>
        </w:rPr>
        <w:t xml:space="preserve">      </w:t>
      </w:r>
      <w:r w:rsidR="0004575B" w:rsidRPr="001F2598">
        <w:rPr>
          <w:color w:val="ED7D31" w:themeColor="accent2"/>
          <w:sz w:val="24"/>
          <w:szCs w:val="24"/>
        </w:rPr>
        <w:t>9000905764</w:t>
      </w:r>
    </w:p>
    <w:p w14:paraId="48D0F149" w14:textId="77777777" w:rsidR="00EE37E3" w:rsidRPr="00DC379F" w:rsidRDefault="00EE37E3" w:rsidP="00EE37E3">
      <w:pPr>
        <w:tabs>
          <w:tab w:val="left" w:pos="840"/>
          <w:tab w:val="left" w:pos="1200"/>
        </w:tabs>
      </w:pPr>
    </w:p>
    <w:p w14:paraId="73F53A86" w14:textId="618AFCFD" w:rsidR="00DA34F2" w:rsidRPr="001F2598" w:rsidRDefault="00EE37E3" w:rsidP="00DA7F42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lastRenderedPageBreak/>
        <w:t xml:space="preserve">MPDO </w:t>
      </w:r>
      <w:r w:rsidR="001A6B76" w:rsidRPr="008848DC">
        <w:rPr>
          <w:b/>
          <w:bCs/>
          <w:color w:val="EE0000"/>
          <w:sz w:val="32"/>
          <w:szCs w:val="32"/>
        </w:rPr>
        <w:t xml:space="preserve">OFFICE </w:t>
      </w:r>
      <w:r w:rsidRPr="008848DC">
        <w:rPr>
          <w:b/>
          <w:bCs/>
          <w:color w:val="EE0000"/>
          <w:sz w:val="32"/>
          <w:szCs w:val="32"/>
        </w:rPr>
        <w:t xml:space="preserve">STAFF </w:t>
      </w:r>
      <w:r w:rsidR="00DA34F2" w:rsidRPr="008848DC">
        <w:rPr>
          <w:b/>
          <w:bCs/>
          <w:color w:val="EE0000"/>
          <w:sz w:val="32"/>
          <w:szCs w:val="32"/>
        </w:rPr>
        <w:t>DETAILS</w:t>
      </w:r>
      <w:r w:rsidR="00DA34F2" w:rsidRPr="008848DC">
        <w:rPr>
          <w:color w:val="EE0000"/>
          <w:sz w:val="32"/>
          <w:szCs w:val="32"/>
        </w:rPr>
        <w:t xml:space="preserve">: </w:t>
      </w:r>
      <w:r w:rsidR="001A6B76" w:rsidRPr="001F2598">
        <w:rPr>
          <w:sz w:val="24"/>
          <w:szCs w:val="24"/>
        </w:rPr>
        <w:t>NIL</w:t>
      </w:r>
    </w:p>
    <w:p w14:paraId="3371523C" w14:textId="06C2FAD4" w:rsidR="001A6B76" w:rsidRPr="001F2598" w:rsidRDefault="00DA34F2" w:rsidP="00DA7F42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MRO OFFICE STAFF </w:t>
      </w:r>
      <w:proofErr w:type="gramStart"/>
      <w:r w:rsidRPr="008848DC">
        <w:rPr>
          <w:b/>
          <w:bCs/>
          <w:color w:val="EE0000"/>
          <w:sz w:val="32"/>
          <w:szCs w:val="32"/>
        </w:rPr>
        <w:t>DETAILS</w:t>
      </w:r>
      <w:r w:rsidR="001A6B76" w:rsidRPr="008848DC">
        <w:rPr>
          <w:color w:val="EE0000"/>
          <w:sz w:val="32"/>
          <w:szCs w:val="32"/>
        </w:rPr>
        <w:t xml:space="preserve"> :</w:t>
      </w:r>
      <w:proofErr w:type="gramEnd"/>
      <w:r w:rsidR="001A6B76" w:rsidRPr="008848DC">
        <w:rPr>
          <w:color w:val="EE0000"/>
          <w:sz w:val="32"/>
          <w:szCs w:val="32"/>
        </w:rPr>
        <w:t xml:space="preserve"> </w:t>
      </w:r>
      <w:r w:rsidR="001A6B76" w:rsidRPr="001F2598">
        <w:rPr>
          <w:sz w:val="24"/>
          <w:szCs w:val="24"/>
        </w:rPr>
        <w:t>NIL</w:t>
      </w:r>
    </w:p>
    <w:p w14:paraId="7BBBEA71" w14:textId="64DD7E90" w:rsidR="00784A72" w:rsidRPr="001F2598" w:rsidRDefault="00422219" w:rsidP="00DA7F42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 xml:space="preserve">ELECTRICAL </w:t>
      </w:r>
      <w:proofErr w:type="gramStart"/>
      <w:r w:rsidRPr="008848DC">
        <w:rPr>
          <w:b/>
          <w:bCs/>
          <w:color w:val="EE0000"/>
          <w:sz w:val="32"/>
          <w:szCs w:val="32"/>
        </w:rPr>
        <w:t>DEPARTMENT</w:t>
      </w:r>
      <w:r w:rsidRPr="008848DC">
        <w:rPr>
          <w:color w:val="EE0000"/>
          <w:sz w:val="32"/>
          <w:szCs w:val="32"/>
        </w:rPr>
        <w:t xml:space="preserve"> </w:t>
      </w:r>
      <w:r w:rsidR="00784A72" w:rsidRPr="00DC379F">
        <w:t>:</w:t>
      </w:r>
      <w:proofErr w:type="gramEnd"/>
      <w:r w:rsidR="00784A72" w:rsidRPr="00DC379F">
        <w:t xml:space="preserve"> </w:t>
      </w:r>
      <w:r w:rsidR="00784A72" w:rsidRPr="001F2598">
        <w:rPr>
          <w:sz w:val="24"/>
          <w:szCs w:val="24"/>
        </w:rPr>
        <w:t xml:space="preserve">NIL </w:t>
      </w:r>
    </w:p>
    <w:p w14:paraId="46C51119" w14:textId="036BA1A8" w:rsidR="007D6C96" w:rsidRPr="001F2598" w:rsidRDefault="00784A72" w:rsidP="00EE37E3">
      <w:pPr>
        <w:tabs>
          <w:tab w:val="left" w:pos="840"/>
          <w:tab w:val="left" w:pos="1200"/>
        </w:tabs>
        <w:rPr>
          <w:sz w:val="24"/>
          <w:szCs w:val="24"/>
        </w:rPr>
      </w:pPr>
      <w:r w:rsidRPr="00DC379F">
        <w:tab/>
      </w:r>
      <w:r w:rsidR="001F7946" w:rsidRPr="001F2598">
        <w:rPr>
          <w:b/>
          <w:bCs/>
          <w:sz w:val="24"/>
          <w:szCs w:val="24"/>
        </w:rPr>
        <w:t xml:space="preserve">LINE </w:t>
      </w:r>
      <w:proofErr w:type="gramStart"/>
      <w:r w:rsidR="001F7946" w:rsidRPr="001F2598">
        <w:rPr>
          <w:b/>
          <w:bCs/>
          <w:sz w:val="24"/>
          <w:szCs w:val="24"/>
        </w:rPr>
        <w:t>MAN</w:t>
      </w:r>
      <w:r w:rsidR="001F7946" w:rsidRPr="001F2598">
        <w:rPr>
          <w:sz w:val="24"/>
          <w:szCs w:val="24"/>
        </w:rPr>
        <w:t xml:space="preserve"> :</w:t>
      </w:r>
      <w:proofErr w:type="gramEnd"/>
      <w:r w:rsidR="001F7946" w:rsidRPr="001F2598">
        <w:rPr>
          <w:sz w:val="24"/>
          <w:szCs w:val="24"/>
        </w:rPr>
        <w:t xml:space="preserve"> D. NAGESWARARAO </w:t>
      </w:r>
      <w:r w:rsidR="007D6C96" w:rsidRPr="001F2598">
        <w:rPr>
          <w:sz w:val="24"/>
          <w:szCs w:val="24"/>
        </w:rPr>
        <w:t xml:space="preserve"> </w:t>
      </w:r>
      <w:r w:rsidR="007D6C96" w:rsidRPr="001F2598">
        <w:rPr>
          <w:color w:val="ED7D31" w:themeColor="accent2"/>
          <w:sz w:val="24"/>
          <w:szCs w:val="24"/>
        </w:rPr>
        <w:t xml:space="preserve">6281701561 </w:t>
      </w:r>
      <w:r w:rsidR="007D6C96" w:rsidRPr="001F2598">
        <w:rPr>
          <w:sz w:val="24"/>
          <w:szCs w:val="24"/>
        </w:rPr>
        <w:t>[PONNURU]</w:t>
      </w:r>
    </w:p>
    <w:p w14:paraId="0AFC05F5" w14:textId="5F953337" w:rsidR="00BD7572" w:rsidRPr="001F2598" w:rsidRDefault="00BD7572" w:rsidP="005E0962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>OTHER GOVT OFFICE DETAILS</w:t>
      </w:r>
      <w:r w:rsidRPr="00DC379F">
        <w:t xml:space="preserve">: </w:t>
      </w:r>
      <w:r w:rsidRPr="001F2598">
        <w:rPr>
          <w:sz w:val="24"/>
          <w:szCs w:val="24"/>
        </w:rPr>
        <w:t>NIL</w:t>
      </w:r>
    </w:p>
    <w:p w14:paraId="4021DD55" w14:textId="054FC069" w:rsidR="007F326A" w:rsidRPr="001F2598" w:rsidRDefault="007F326A" w:rsidP="005E0962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8848DC">
        <w:rPr>
          <w:b/>
          <w:bCs/>
          <w:color w:val="EE0000"/>
          <w:sz w:val="32"/>
          <w:szCs w:val="32"/>
        </w:rPr>
        <w:t>REGISTRATION OFFICE</w:t>
      </w:r>
      <w:r w:rsidRPr="00DC379F">
        <w:t xml:space="preserve">: </w:t>
      </w:r>
      <w:r w:rsidRPr="001F2598">
        <w:rPr>
          <w:sz w:val="24"/>
          <w:szCs w:val="24"/>
        </w:rPr>
        <w:t>NIL</w:t>
      </w:r>
    </w:p>
    <w:p w14:paraId="50BDB529" w14:textId="52E38CC7" w:rsidR="00621370" w:rsidRPr="00DC379F" w:rsidRDefault="007F326A" w:rsidP="00225AB8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</w:pPr>
      <w:r w:rsidRPr="008848DC">
        <w:rPr>
          <w:b/>
          <w:bCs/>
          <w:color w:val="EE0000"/>
          <w:sz w:val="32"/>
          <w:szCs w:val="32"/>
        </w:rPr>
        <w:t xml:space="preserve">GOVT AND PRIVATE </w:t>
      </w:r>
      <w:r w:rsidR="00621370" w:rsidRPr="008848DC">
        <w:rPr>
          <w:b/>
          <w:bCs/>
          <w:color w:val="EE0000"/>
          <w:sz w:val="32"/>
          <w:szCs w:val="32"/>
        </w:rPr>
        <w:t>SCHOOLS DETAILS</w:t>
      </w:r>
      <w:r w:rsidR="00621370" w:rsidRPr="00DC379F">
        <w:t>:</w:t>
      </w:r>
    </w:p>
    <w:p w14:paraId="71CD8019" w14:textId="7A0DF721" w:rsidR="001F2598" w:rsidRDefault="00225AB8" w:rsidP="00225AB8">
      <w:pPr>
        <w:tabs>
          <w:tab w:val="left" w:pos="840"/>
          <w:tab w:val="left" w:pos="1200"/>
        </w:tabs>
        <w:rPr>
          <w:sz w:val="24"/>
          <w:szCs w:val="24"/>
        </w:rPr>
      </w:pPr>
      <w:r w:rsidRPr="00DC379F">
        <w:tab/>
      </w:r>
      <w:r w:rsidR="001F2598">
        <w:tab/>
      </w:r>
      <w:r w:rsidR="001F2598">
        <w:tab/>
      </w:r>
      <w:r w:rsidR="00621370" w:rsidRPr="001F2598">
        <w:rPr>
          <w:b/>
          <w:bCs/>
          <w:i/>
          <w:iCs/>
          <w:color w:val="C45911" w:themeColor="accent2" w:themeShade="BF"/>
          <w:sz w:val="28"/>
          <w:szCs w:val="28"/>
          <w:u w:val="single"/>
        </w:rPr>
        <w:t>GOVT SCHOOL</w:t>
      </w:r>
      <w:r w:rsidR="00621370" w:rsidRPr="001F2598">
        <w:rPr>
          <w:sz w:val="28"/>
          <w:szCs w:val="28"/>
        </w:rPr>
        <w:t xml:space="preserve">:  </w:t>
      </w:r>
    </w:p>
    <w:p w14:paraId="46F2CC85" w14:textId="46923379" w:rsidR="007D7E2C" w:rsidRPr="001F2598" w:rsidRDefault="0013074F" w:rsidP="00225AB8">
      <w:pPr>
        <w:tabs>
          <w:tab w:val="left" w:pos="840"/>
          <w:tab w:val="left" w:pos="1200"/>
        </w:tabs>
        <w:rPr>
          <w:sz w:val="24"/>
          <w:szCs w:val="24"/>
        </w:rPr>
      </w:pPr>
      <w:r w:rsidRPr="001F2598">
        <w:rPr>
          <w:b/>
          <w:bCs/>
          <w:i/>
          <w:iCs/>
          <w:color w:val="4472C4" w:themeColor="accent1"/>
          <w:sz w:val="24"/>
          <w:szCs w:val="24"/>
        </w:rPr>
        <w:t>MPP SCHOOL</w:t>
      </w:r>
      <w:r w:rsidRPr="001F2598">
        <w:rPr>
          <w:sz w:val="24"/>
          <w:szCs w:val="24"/>
        </w:rPr>
        <w:t xml:space="preserve">, </w:t>
      </w:r>
      <w:r w:rsidRPr="001F2598">
        <w:rPr>
          <w:b/>
          <w:bCs/>
          <w:i/>
          <w:iCs/>
          <w:color w:val="4472C4" w:themeColor="accent1"/>
          <w:sz w:val="24"/>
          <w:szCs w:val="24"/>
        </w:rPr>
        <w:t xml:space="preserve">SC </w:t>
      </w:r>
      <w:r w:rsidR="007D7E2C" w:rsidRPr="001F2598">
        <w:rPr>
          <w:b/>
          <w:bCs/>
          <w:i/>
          <w:iCs/>
          <w:color w:val="4472C4" w:themeColor="accent1"/>
          <w:sz w:val="24"/>
          <w:szCs w:val="24"/>
        </w:rPr>
        <w:t>AREA</w:t>
      </w:r>
      <w:r w:rsidR="007D7E2C" w:rsidRPr="001F2598">
        <w:rPr>
          <w:color w:val="4472C4" w:themeColor="accent1"/>
          <w:sz w:val="24"/>
          <w:szCs w:val="24"/>
        </w:rPr>
        <w:t xml:space="preserve"> </w:t>
      </w:r>
    </w:p>
    <w:p w14:paraId="29E9A54B" w14:textId="3F99F7BD" w:rsidR="00F51E1C" w:rsidRPr="001F2598" w:rsidRDefault="009D1184" w:rsidP="00EE37E3">
      <w:pPr>
        <w:tabs>
          <w:tab w:val="left" w:pos="840"/>
          <w:tab w:val="left" w:pos="1200"/>
        </w:tabs>
        <w:rPr>
          <w:sz w:val="24"/>
          <w:szCs w:val="24"/>
        </w:rPr>
      </w:pPr>
      <w:r w:rsidRPr="001F2598">
        <w:rPr>
          <w:sz w:val="24"/>
          <w:szCs w:val="24"/>
        </w:rPr>
        <w:tab/>
      </w:r>
      <w:proofErr w:type="gramStart"/>
      <w:r w:rsidRPr="001F2598">
        <w:rPr>
          <w:b/>
          <w:bCs/>
          <w:sz w:val="24"/>
          <w:szCs w:val="24"/>
        </w:rPr>
        <w:t>HM :</w:t>
      </w:r>
      <w:proofErr w:type="gramEnd"/>
      <w:r w:rsidRPr="001F2598">
        <w:rPr>
          <w:sz w:val="24"/>
          <w:szCs w:val="24"/>
        </w:rPr>
        <w:t xml:space="preserve"> ALAPARTHI HIMABINDU W/O </w:t>
      </w:r>
      <w:r w:rsidR="00FD42EE" w:rsidRPr="001F2598">
        <w:rPr>
          <w:sz w:val="24"/>
          <w:szCs w:val="24"/>
        </w:rPr>
        <w:t xml:space="preserve">D. </w:t>
      </w:r>
      <w:r w:rsidR="00F51E1C" w:rsidRPr="001F2598">
        <w:rPr>
          <w:sz w:val="24"/>
          <w:szCs w:val="24"/>
        </w:rPr>
        <w:t>RAMESH</w:t>
      </w:r>
    </w:p>
    <w:p w14:paraId="63413A8A" w14:textId="77777777" w:rsidR="00754D34" w:rsidRPr="001F2598" w:rsidRDefault="00F51E1C" w:rsidP="00EE37E3">
      <w:pPr>
        <w:tabs>
          <w:tab w:val="left" w:pos="840"/>
          <w:tab w:val="left" w:pos="1200"/>
        </w:tabs>
        <w:rPr>
          <w:sz w:val="24"/>
          <w:szCs w:val="24"/>
        </w:rPr>
      </w:pPr>
      <w:r w:rsidRPr="001F2598">
        <w:rPr>
          <w:sz w:val="24"/>
          <w:szCs w:val="24"/>
        </w:rPr>
        <w:tab/>
        <w:t xml:space="preserve">         A/</w:t>
      </w:r>
      <w:proofErr w:type="gramStart"/>
      <w:r w:rsidRPr="001F2598">
        <w:rPr>
          <w:sz w:val="24"/>
          <w:szCs w:val="24"/>
        </w:rPr>
        <w:t>56,  C</w:t>
      </w:r>
      <w:proofErr w:type="gramEnd"/>
      <w:r w:rsidRPr="001F2598">
        <w:rPr>
          <w:sz w:val="24"/>
          <w:szCs w:val="24"/>
        </w:rPr>
        <w:t xml:space="preserve">/ OC </w:t>
      </w:r>
      <w:proofErr w:type="gramStart"/>
      <w:r w:rsidRPr="001F2598">
        <w:rPr>
          <w:sz w:val="24"/>
          <w:szCs w:val="24"/>
        </w:rPr>
        <w:t xml:space="preserve">KAMMA,  </w:t>
      </w:r>
      <w:r w:rsidR="00754D34" w:rsidRPr="001F2598">
        <w:rPr>
          <w:color w:val="ED7D31" w:themeColor="accent2"/>
          <w:sz w:val="24"/>
          <w:szCs w:val="24"/>
        </w:rPr>
        <w:t>9502521964</w:t>
      </w:r>
      <w:proofErr w:type="gramEnd"/>
    </w:p>
    <w:p w14:paraId="1B0DF1F3" w14:textId="77777777" w:rsidR="00852476" w:rsidRPr="001F2598" w:rsidRDefault="00754D34" w:rsidP="00EE37E3">
      <w:pPr>
        <w:tabs>
          <w:tab w:val="left" w:pos="840"/>
          <w:tab w:val="left" w:pos="1200"/>
        </w:tabs>
        <w:rPr>
          <w:sz w:val="24"/>
          <w:szCs w:val="24"/>
        </w:rPr>
      </w:pPr>
      <w:r w:rsidRPr="001F2598">
        <w:rPr>
          <w:sz w:val="24"/>
          <w:szCs w:val="24"/>
        </w:rPr>
        <w:tab/>
      </w:r>
      <w:proofErr w:type="gramStart"/>
      <w:r w:rsidRPr="001F2598">
        <w:rPr>
          <w:b/>
          <w:bCs/>
          <w:sz w:val="24"/>
          <w:szCs w:val="24"/>
        </w:rPr>
        <w:t>TEACHER</w:t>
      </w:r>
      <w:r w:rsidRPr="001F2598">
        <w:rPr>
          <w:sz w:val="24"/>
          <w:szCs w:val="24"/>
        </w:rPr>
        <w:t xml:space="preserve"> :</w:t>
      </w:r>
      <w:proofErr w:type="gramEnd"/>
      <w:r w:rsidRPr="001F2598">
        <w:rPr>
          <w:sz w:val="24"/>
          <w:szCs w:val="24"/>
        </w:rPr>
        <w:t xml:space="preserve"> CHANDOLU US</w:t>
      </w:r>
      <w:r w:rsidR="00FD42EE" w:rsidRPr="001F2598">
        <w:rPr>
          <w:sz w:val="24"/>
          <w:szCs w:val="24"/>
        </w:rPr>
        <w:t>HARANI W/O P. SAMPANGARAO</w:t>
      </w:r>
      <w:r w:rsidR="00852476" w:rsidRPr="001F2598">
        <w:rPr>
          <w:sz w:val="24"/>
          <w:szCs w:val="24"/>
        </w:rPr>
        <w:t xml:space="preserve"> </w:t>
      </w:r>
    </w:p>
    <w:p w14:paraId="062C9DD8" w14:textId="77777777" w:rsidR="00F40E9B" w:rsidRPr="001F2598" w:rsidRDefault="00852476" w:rsidP="00EE37E3">
      <w:pPr>
        <w:tabs>
          <w:tab w:val="left" w:pos="840"/>
          <w:tab w:val="left" w:pos="1200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                                      A/</w:t>
      </w:r>
      <w:proofErr w:type="gramStart"/>
      <w:r w:rsidRPr="001F2598">
        <w:rPr>
          <w:sz w:val="24"/>
          <w:szCs w:val="24"/>
        </w:rPr>
        <w:t>54,  C</w:t>
      </w:r>
      <w:proofErr w:type="gramEnd"/>
      <w:r w:rsidRPr="001F2598">
        <w:rPr>
          <w:sz w:val="24"/>
          <w:szCs w:val="24"/>
        </w:rPr>
        <w:t xml:space="preserve">/SC </w:t>
      </w:r>
      <w:proofErr w:type="gramStart"/>
      <w:r w:rsidRPr="001F2598">
        <w:rPr>
          <w:sz w:val="24"/>
          <w:szCs w:val="24"/>
        </w:rPr>
        <w:t xml:space="preserve">MADIGA,   </w:t>
      </w:r>
      <w:proofErr w:type="gramEnd"/>
      <w:r w:rsidR="00F40E9B" w:rsidRPr="001F2598">
        <w:rPr>
          <w:color w:val="ED7D31" w:themeColor="accent2"/>
          <w:sz w:val="24"/>
          <w:szCs w:val="24"/>
        </w:rPr>
        <w:t>9849967682</w:t>
      </w:r>
    </w:p>
    <w:p w14:paraId="43758411" w14:textId="77777777" w:rsidR="00883B04" w:rsidRPr="001F2598" w:rsidRDefault="00F40E9B" w:rsidP="00EE37E3">
      <w:pPr>
        <w:tabs>
          <w:tab w:val="left" w:pos="840"/>
          <w:tab w:val="left" w:pos="1200"/>
        </w:tabs>
        <w:rPr>
          <w:sz w:val="24"/>
          <w:szCs w:val="24"/>
        </w:rPr>
      </w:pPr>
      <w:r w:rsidRPr="001F2598">
        <w:rPr>
          <w:sz w:val="24"/>
          <w:szCs w:val="24"/>
        </w:rPr>
        <w:tab/>
      </w:r>
      <w:proofErr w:type="gramStart"/>
      <w:r w:rsidRPr="001F2598">
        <w:rPr>
          <w:b/>
          <w:bCs/>
          <w:sz w:val="24"/>
          <w:szCs w:val="24"/>
        </w:rPr>
        <w:t>AAYA</w:t>
      </w:r>
      <w:r w:rsidRPr="001F2598">
        <w:rPr>
          <w:sz w:val="24"/>
          <w:szCs w:val="24"/>
        </w:rPr>
        <w:t xml:space="preserve"> :</w:t>
      </w:r>
      <w:proofErr w:type="gramEnd"/>
      <w:r w:rsidRPr="001F2598">
        <w:rPr>
          <w:sz w:val="24"/>
          <w:szCs w:val="24"/>
        </w:rPr>
        <w:t xml:space="preserve"> </w:t>
      </w:r>
      <w:r w:rsidR="00883B04" w:rsidRPr="001F2598">
        <w:rPr>
          <w:sz w:val="24"/>
          <w:szCs w:val="24"/>
        </w:rPr>
        <w:t xml:space="preserve">REGULAGADDA </w:t>
      </w:r>
      <w:proofErr w:type="gramStart"/>
      <w:r w:rsidR="00883B04" w:rsidRPr="001F2598">
        <w:rPr>
          <w:sz w:val="24"/>
          <w:szCs w:val="24"/>
        </w:rPr>
        <w:t>SUHASINI  W</w:t>
      </w:r>
      <w:proofErr w:type="gramEnd"/>
      <w:r w:rsidR="00883B04" w:rsidRPr="001F2598">
        <w:rPr>
          <w:sz w:val="24"/>
          <w:szCs w:val="24"/>
        </w:rPr>
        <w:t>/O NAGA MALLESWARARAO</w:t>
      </w:r>
    </w:p>
    <w:p w14:paraId="1EFEE114" w14:textId="77777777" w:rsidR="0052075C" w:rsidRPr="001F2598" w:rsidRDefault="00883B04" w:rsidP="00EE37E3">
      <w:pPr>
        <w:tabs>
          <w:tab w:val="left" w:pos="840"/>
          <w:tab w:val="left" w:pos="1200"/>
        </w:tabs>
        <w:rPr>
          <w:sz w:val="24"/>
          <w:szCs w:val="24"/>
        </w:rPr>
      </w:pPr>
      <w:r w:rsidRPr="001F2598">
        <w:rPr>
          <w:sz w:val="24"/>
          <w:szCs w:val="24"/>
        </w:rPr>
        <w:tab/>
      </w:r>
      <w:r w:rsidRPr="001F2598">
        <w:rPr>
          <w:sz w:val="24"/>
          <w:szCs w:val="24"/>
        </w:rPr>
        <w:tab/>
      </w:r>
      <w:r w:rsidRPr="001F2598">
        <w:rPr>
          <w:sz w:val="24"/>
          <w:szCs w:val="24"/>
        </w:rPr>
        <w:tab/>
      </w:r>
      <w:r w:rsidR="0052075C" w:rsidRPr="001F2598">
        <w:rPr>
          <w:sz w:val="24"/>
          <w:szCs w:val="24"/>
        </w:rPr>
        <w:t xml:space="preserve">A/ </w:t>
      </w:r>
      <w:proofErr w:type="gramStart"/>
      <w:r w:rsidR="0052075C" w:rsidRPr="001F2598">
        <w:rPr>
          <w:sz w:val="24"/>
          <w:szCs w:val="24"/>
        </w:rPr>
        <w:t>35,  C</w:t>
      </w:r>
      <w:proofErr w:type="gramEnd"/>
      <w:r w:rsidR="0052075C" w:rsidRPr="001F2598">
        <w:rPr>
          <w:sz w:val="24"/>
          <w:szCs w:val="24"/>
        </w:rPr>
        <w:t xml:space="preserve">/SC </w:t>
      </w:r>
      <w:proofErr w:type="gramStart"/>
      <w:r w:rsidR="0052075C" w:rsidRPr="001F2598">
        <w:rPr>
          <w:sz w:val="24"/>
          <w:szCs w:val="24"/>
        </w:rPr>
        <w:t>MALA</w:t>
      </w:r>
      <w:r w:rsidR="0052075C" w:rsidRPr="001F2598">
        <w:rPr>
          <w:color w:val="ED7D31" w:themeColor="accent2"/>
          <w:sz w:val="24"/>
          <w:szCs w:val="24"/>
        </w:rPr>
        <w:t xml:space="preserve">,   </w:t>
      </w:r>
      <w:proofErr w:type="gramEnd"/>
      <w:r w:rsidR="0052075C" w:rsidRPr="001F2598">
        <w:rPr>
          <w:color w:val="ED7D31" w:themeColor="accent2"/>
          <w:sz w:val="24"/>
          <w:szCs w:val="24"/>
        </w:rPr>
        <w:t>9100461754</w:t>
      </w:r>
    </w:p>
    <w:p w14:paraId="20934106" w14:textId="77777777" w:rsidR="003F5299" w:rsidRPr="001F2598" w:rsidRDefault="003F5299" w:rsidP="00EE37E3">
      <w:pPr>
        <w:tabs>
          <w:tab w:val="left" w:pos="840"/>
          <w:tab w:val="left" w:pos="1200"/>
        </w:tabs>
        <w:rPr>
          <w:sz w:val="24"/>
          <w:szCs w:val="24"/>
        </w:rPr>
      </w:pPr>
      <w:r w:rsidRPr="001F2598">
        <w:rPr>
          <w:sz w:val="24"/>
          <w:szCs w:val="24"/>
        </w:rPr>
        <w:tab/>
      </w:r>
      <w:r w:rsidRPr="001F2598">
        <w:rPr>
          <w:b/>
          <w:bCs/>
          <w:sz w:val="24"/>
          <w:szCs w:val="24"/>
        </w:rPr>
        <w:t xml:space="preserve">MDM </w:t>
      </w:r>
      <w:proofErr w:type="gramStart"/>
      <w:r w:rsidRPr="001F2598">
        <w:rPr>
          <w:b/>
          <w:bCs/>
          <w:sz w:val="24"/>
          <w:szCs w:val="24"/>
        </w:rPr>
        <w:t>HELPER</w:t>
      </w:r>
      <w:r w:rsidRPr="001F2598">
        <w:rPr>
          <w:sz w:val="24"/>
          <w:szCs w:val="24"/>
        </w:rPr>
        <w:t xml:space="preserve"> :</w:t>
      </w:r>
      <w:proofErr w:type="gramEnd"/>
      <w:r w:rsidRPr="001F2598">
        <w:rPr>
          <w:sz w:val="24"/>
          <w:szCs w:val="24"/>
        </w:rPr>
        <w:t xml:space="preserve"> BANKA </w:t>
      </w:r>
      <w:proofErr w:type="gramStart"/>
      <w:r w:rsidRPr="001F2598">
        <w:rPr>
          <w:sz w:val="24"/>
          <w:szCs w:val="24"/>
        </w:rPr>
        <w:t>KUMARI  W</w:t>
      </w:r>
      <w:proofErr w:type="gramEnd"/>
      <w:r w:rsidRPr="001F2598">
        <w:rPr>
          <w:sz w:val="24"/>
          <w:szCs w:val="24"/>
        </w:rPr>
        <w:t>/O RAMBABU</w:t>
      </w:r>
    </w:p>
    <w:p w14:paraId="165B93D1" w14:textId="77777777" w:rsidR="008F7EA4" w:rsidRPr="001F2598" w:rsidRDefault="003F5299" w:rsidP="00EE37E3">
      <w:pPr>
        <w:tabs>
          <w:tab w:val="left" w:pos="840"/>
          <w:tab w:val="left" w:pos="1200"/>
        </w:tabs>
        <w:rPr>
          <w:color w:val="ED7D31" w:themeColor="accent2"/>
          <w:sz w:val="24"/>
          <w:szCs w:val="24"/>
        </w:rPr>
      </w:pPr>
      <w:r w:rsidRPr="001F2598">
        <w:rPr>
          <w:sz w:val="24"/>
          <w:szCs w:val="24"/>
        </w:rPr>
        <w:tab/>
      </w:r>
      <w:r w:rsidR="00891ACD" w:rsidRPr="001F2598">
        <w:rPr>
          <w:sz w:val="24"/>
          <w:szCs w:val="24"/>
        </w:rPr>
        <w:tab/>
      </w:r>
      <w:r w:rsidR="00891ACD" w:rsidRPr="001F2598">
        <w:rPr>
          <w:sz w:val="24"/>
          <w:szCs w:val="24"/>
        </w:rPr>
        <w:tab/>
      </w:r>
      <w:r w:rsidR="00891ACD" w:rsidRPr="001F2598">
        <w:rPr>
          <w:sz w:val="24"/>
          <w:szCs w:val="24"/>
        </w:rPr>
        <w:tab/>
        <w:t>A/</w:t>
      </w:r>
      <w:proofErr w:type="gramStart"/>
      <w:r w:rsidR="00891ACD" w:rsidRPr="001F2598">
        <w:rPr>
          <w:sz w:val="24"/>
          <w:szCs w:val="24"/>
        </w:rPr>
        <w:t>58,  C</w:t>
      </w:r>
      <w:proofErr w:type="gramEnd"/>
      <w:r w:rsidR="00891ACD" w:rsidRPr="001F2598">
        <w:rPr>
          <w:sz w:val="24"/>
          <w:szCs w:val="24"/>
        </w:rPr>
        <w:t xml:space="preserve">/SC MADIGA  </w:t>
      </w:r>
      <w:r w:rsidR="00891ACD" w:rsidRPr="001F2598">
        <w:rPr>
          <w:color w:val="ED7D31" w:themeColor="accent2"/>
          <w:sz w:val="24"/>
          <w:szCs w:val="24"/>
        </w:rPr>
        <w:t>9010819148</w:t>
      </w:r>
    </w:p>
    <w:p w14:paraId="7073406B" w14:textId="1D634C2F" w:rsidR="00FB71EF" w:rsidRPr="001F2598" w:rsidRDefault="008F7EA4" w:rsidP="00EE37E3">
      <w:pPr>
        <w:tabs>
          <w:tab w:val="left" w:pos="840"/>
          <w:tab w:val="left" w:pos="1200"/>
        </w:tabs>
        <w:rPr>
          <w:b/>
          <w:bCs/>
          <w:color w:val="EE0000"/>
          <w:sz w:val="24"/>
          <w:szCs w:val="24"/>
        </w:rPr>
      </w:pPr>
      <w:r w:rsidRPr="001F2598">
        <w:rPr>
          <w:b/>
          <w:bCs/>
          <w:color w:val="EE0000"/>
          <w:sz w:val="24"/>
          <w:szCs w:val="24"/>
        </w:rPr>
        <w:t>TOTAL STRENGTH = B -11</w:t>
      </w:r>
      <w:r w:rsidR="00EA1C27" w:rsidRPr="001F2598">
        <w:rPr>
          <w:b/>
          <w:bCs/>
          <w:color w:val="EE0000"/>
          <w:sz w:val="24"/>
          <w:szCs w:val="24"/>
        </w:rPr>
        <w:t>, G – 11 = 22</w:t>
      </w:r>
      <w:r w:rsidR="00FB71EF" w:rsidRPr="001F2598">
        <w:rPr>
          <w:b/>
          <w:bCs/>
          <w:color w:val="EE0000"/>
          <w:sz w:val="24"/>
          <w:szCs w:val="24"/>
        </w:rPr>
        <w:t xml:space="preserve"> </w:t>
      </w:r>
    </w:p>
    <w:p w14:paraId="3AA44B0E" w14:textId="77777777" w:rsidR="00DA2A9B" w:rsidRPr="00DC379F" w:rsidRDefault="00DA2A9B" w:rsidP="00183B91">
      <w:pPr>
        <w:tabs>
          <w:tab w:val="left" w:pos="840"/>
          <w:tab w:val="left" w:pos="1200"/>
        </w:tabs>
        <w:rPr>
          <w:color w:val="EE0000"/>
        </w:rPr>
      </w:pPr>
    </w:p>
    <w:p w14:paraId="17DA2C55" w14:textId="77777777" w:rsidR="00B25CB5" w:rsidRPr="001F2598" w:rsidRDefault="00183B91" w:rsidP="00183B91">
      <w:pPr>
        <w:tabs>
          <w:tab w:val="left" w:pos="840"/>
          <w:tab w:val="left" w:pos="1200"/>
        </w:tabs>
        <w:rPr>
          <w:color w:val="EE0000"/>
          <w:sz w:val="24"/>
          <w:szCs w:val="24"/>
          <w:u w:val="single"/>
        </w:rPr>
      </w:pPr>
      <w:r w:rsidRPr="00DC379F">
        <w:rPr>
          <w:i/>
          <w:iCs/>
          <w:color w:val="EE0000"/>
        </w:rPr>
        <w:tab/>
      </w:r>
      <w:r w:rsidRPr="001F2598">
        <w:rPr>
          <w:b/>
          <w:bCs/>
          <w:color w:val="EE0000"/>
          <w:sz w:val="28"/>
          <w:szCs w:val="28"/>
          <w:u w:val="single"/>
        </w:rPr>
        <w:t>PRIVATE SCHOOL</w:t>
      </w:r>
      <w:r w:rsidRPr="001F2598">
        <w:rPr>
          <w:color w:val="EE0000"/>
          <w:sz w:val="28"/>
          <w:szCs w:val="28"/>
          <w:u w:val="single"/>
        </w:rPr>
        <w:t>:</w:t>
      </w:r>
      <w:r w:rsidR="00424F7A" w:rsidRPr="001F2598">
        <w:rPr>
          <w:color w:val="EE0000"/>
          <w:sz w:val="28"/>
          <w:szCs w:val="28"/>
          <w:u w:val="single"/>
        </w:rPr>
        <w:t xml:space="preserve"> </w:t>
      </w:r>
    </w:p>
    <w:p w14:paraId="5C513C27" w14:textId="579C5463" w:rsidR="00183B91" w:rsidRDefault="00424F7A" w:rsidP="00183B91">
      <w:pPr>
        <w:tabs>
          <w:tab w:val="left" w:pos="840"/>
          <w:tab w:val="left" w:pos="1200"/>
        </w:tabs>
        <w:rPr>
          <w:b/>
          <w:bCs/>
          <w:color w:val="00B050"/>
          <w:sz w:val="24"/>
          <w:szCs w:val="24"/>
        </w:rPr>
      </w:pPr>
      <w:r w:rsidRPr="00B25CB5">
        <w:rPr>
          <w:b/>
          <w:bCs/>
          <w:color w:val="EE0000"/>
          <w:sz w:val="24"/>
          <w:szCs w:val="24"/>
        </w:rPr>
        <w:t xml:space="preserve"> </w:t>
      </w:r>
      <w:r w:rsidRPr="00B25CB5">
        <w:rPr>
          <w:b/>
          <w:bCs/>
          <w:color w:val="00B050"/>
          <w:sz w:val="24"/>
          <w:szCs w:val="24"/>
        </w:rPr>
        <w:t>NA</w:t>
      </w:r>
      <w:r w:rsidR="00CD5657">
        <w:rPr>
          <w:b/>
          <w:bCs/>
          <w:color w:val="00B050"/>
          <w:sz w:val="24"/>
          <w:szCs w:val="24"/>
        </w:rPr>
        <w:t xml:space="preserve">TCO SCHOOL OF LEARNING </w:t>
      </w:r>
      <w:r w:rsidR="00D37740">
        <w:rPr>
          <w:b/>
          <w:bCs/>
          <w:color w:val="00B050"/>
          <w:sz w:val="24"/>
          <w:szCs w:val="24"/>
        </w:rPr>
        <w:t>MANAGED BY HIPPOCAMPUS:</w:t>
      </w:r>
    </w:p>
    <w:p w14:paraId="04133EC0" w14:textId="39DC8E99" w:rsidR="00DC06F9" w:rsidRDefault="00DC06F9" w:rsidP="00183B91">
      <w:pPr>
        <w:tabs>
          <w:tab w:val="left" w:pos="840"/>
          <w:tab w:val="left" w:pos="1200"/>
        </w:tabs>
        <w:rPr>
          <w:b/>
          <w:bCs/>
          <w:color w:val="00B050"/>
          <w:sz w:val="24"/>
          <w:szCs w:val="24"/>
        </w:rPr>
      </w:pPr>
      <w:r>
        <w:rPr>
          <w:b/>
          <w:bCs/>
          <w:color w:val="00B050"/>
          <w:sz w:val="24"/>
          <w:szCs w:val="24"/>
        </w:rPr>
        <w:tab/>
      </w:r>
      <w:r>
        <w:rPr>
          <w:b/>
          <w:bCs/>
          <w:color w:val="00B050"/>
          <w:sz w:val="24"/>
          <w:szCs w:val="24"/>
        </w:rPr>
        <w:tab/>
      </w:r>
      <w:r w:rsidRPr="00364C67">
        <w:rPr>
          <w:b/>
          <w:bCs/>
          <w:color w:val="7030A0"/>
          <w:sz w:val="24"/>
          <w:szCs w:val="24"/>
        </w:rPr>
        <w:t xml:space="preserve">TOTAL STRENGTH </w:t>
      </w:r>
      <w:r>
        <w:rPr>
          <w:b/>
          <w:bCs/>
          <w:color w:val="00B050"/>
          <w:sz w:val="24"/>
          <w:szCs w:val="24"/>
        </w:rPr>
        <w:t xml:space="preserve">= </w:t>
      </w:r>
      <w:r w:rsidR="00E266CD">
        <w:rPr>
          <w:b/>
          <w:bCs/>
          <w:color w:val="00B050"/>
          <w:sz w:val="24"/>
          <w:szCs w:val="24"/>
        </w:rPr>
        <w:t xml:space="preserve">B – </w:t>
      </w:r>
      <w:r w:rsidR="00E266CD" w:rsidRPr="00364C67">
        <w:rPr>
          <w:b/>
          <w:bCs/>
          <w:color w:val="C00000"/>
          <w:sz w:val="24"/>
          <w:szCs w:val="24"/>
        </w:rPr>
        <w:t>319</w:t>
      </w:r>
      <w:r w:rsidR="00E266CD">
        <w:rPr>
          <w:b/>
          <w:bCs/>
          <w:color w:val="00B050"/>
          <w:sz w:val="24"/>
          <w:szCs w:val="24"/>
        </w:rPr>
        <w:t xml:space="preserve">, G – </w:t>
      </w:r>
      <w:r w:rsidR="00E266CD" w:rsidRPr="00364C67">
        <w:rPr>
          <w:b/>
          <w:bCs/>
          <w:color w:val="C00000"/>
          <w:sz w:val="24"/>
          <w:szCs w:val="24"/>
        </w:rPr>
        <w:t xml:space="preserve">230 </w:t>
      </w:r>
      <w:r w:rsidR="00E266CD">
        <w:rPr>
          <w:b/>
          <w:bCs/>
          <w:color w:val="00B050"/>
          <w:sz w:val="24"/>
          <w:szCs w:val="24"/>
        </w:rPr>
        <w:t xml:space="preserve">= </w:t>
      </w:r>
      <w:r w:rsidR="00364C67" w:rsidRPr="00364C67">
        <w:rPr>
          <w:b/>
          <w:bCs/>
          <w:color w:val="C00000"/>
          <w:sz w:val="24"/>
          <w:szCs w:val="24"/>
        </w:rPr>
        <w:t>549</w:t>
      </w:r>
    </w:p>
    <w:p w14:paraId="733D91BE" w14:textId="19BE4542" w:rsidR="00D37740" w:rsidRPr="00787445" w:rsidRDefault="00D46D33" w:rsidP="00183B91">
      <w:pPr>
        <w:tabs>
          <w:tab w:val="left" w:pos="840"/>
          <w:tab w:val="left" w:pos="1200"/>
        </w:tabs>
        <w:rPr>
          <w:sz w:val="24"/>
          <w:szCs w:val="24"/>
        </w:rPr>
      </w:pPr>
      <w:r w:rsidRPr="00364C67">
        <w:rPr>
          <w:b/>
          <w:bCs/>
          <w:color w:val="ED7D31" w:themeColor="accent2"/>
          <w:sz w:val="24"/>
          <w:szCs w:val="24"/>
        </w:rPr>
        <w:t>PRINCIPAL</w:t>
      </w:r>
      <w:r w:rsidRPr="00364C67">
        <w:rPr>
          <w:color w:val="ED7D31" w:themeColor="accent2"/>
          <w:sz w:val="24"/>
          <w:szCs w:val="24"/>
        </w:rPr>
        <w:t>:</w:t>
      </w:r>
      <w:r w:rsidRPr="00787445">
        <w:rPr>
          <w:color w:val="00B050"/>
          <w:sz w:val="24"/>
          <w:szCs w:val="24"/>
        </w:rPr>
        <w:t xml:space="preserve"> </w:t>
      </w:r>
      <w:r w:rsidRPr="00787445">
        <w:rPr>
          <w:sz w:val="24"/>
          <w:szCs w:val="24"/>
        </w:rPr>
        <w:t xml:space="preserve"> </w:t>
      </w:r>
      <w:proofErr w:type="gramStart"/>
      <w:r w:rsidRPr="00787445">
        <w:rPr>
          <w:sz w:val="24"/>
          <w:szCs w:val="24"/>
        </w:rPr>
        <w:t>RAJASREE  W</w:t>
      </w:r>
      <w:proofErr w:type="gramEnd"/>
      <w:r w:rsidRPr="00787445">
        <w:rPr>
          <w:sz w:val="24"/>
          <w:szCs w:val="24"/>
        </w:rPr>
        <w:t>/O MULLA</w:t>
      </w:r>
      <w:r w:rsidR="004571A5" w:rsidRPr="00787445">
        <w:rPr>
          <w:sz w:val="24"/>
          <w:szCs w:val="24"/>
        </w:rPr>
        <w:t>SALAAM</w:t>
      </w:r>
    </w:p>
    <w:p w14:paraId="76182710" w14:textId="759A0552" w:rsidR="004571A5" w:rsidRPr="00787445" w:rsidRDefault="004571A5" w:rsidP="00183B91">
      <w:pPr>
        <w:tabs>
          <w:tab w:val="left" w:pos="840"/>
          <w:tab w:val="left" w:pos="1200"/>
        </w:tabs>
        <w:rPr>
          <w:sz w:val="24"/>
          <w:szCs w:val="24"/>
        </w:rPr>
      </w:pPr>
      <w:r w:rsidRPr="00787445">
        <w:rPr>
          <w:sz w:val="24"/>
          <w:szCs w:val="24"/>
        </w:rPr>
        <w:tab/>
      </w:r>
      <w:r w:rsidRPr="00787445">
        <w:rPr>
          <w:sz w:val="24"/>
          <w:szCs w:val="24"/>
        </w:rPr>
        <w:tab/>
        <w:t>A/</w:t>
      </w:r>
      <w:proofErr w:type="gramStart"/>
      <w:r w:rsidRPr="00787445">
        <w:rPr>
          <w:sz w:val="24"/>
          <w:szCs w:val="24"/>
        </w:rPr>
        <w:t>38,  C</w:t>
      </w:r>
      <w:proofErr w:type="gramEnd"/>
      <w:r w:rsidRPr="00787445">
        <w:rPr>
          <w:sz w:val="24"/>
          <w:szCs w:val="24"/>
        </w:rPr>
        <w:t>/BC – D 9100</w:t>
      </w:r>
      <w:r w:rsidR="00514434" w:rsidRPr="00787445">
        <w:rPr>
          <w:sz w:val="24"/>
          <w:szCs w:val="24"/>
        </w:rPr>
        <w:t>61840</w:t>
      </w:r>
    </w:p>
    <w:p w14:paraId="772E3E2D" w14:textId="4A01BD7E" w:rsidR="00514434" w:rsidRPr="00787445" w:rsidRDefault="00514434" w:rsidP="00183B91">
      <w:pPr>
        <w:tabs>
          <w:tab w:val="left" w:pos="840"/>
          <w:tab w:val="left" w:pos="1200"/>
        </w:tabs>
        <w:rPr>
          <w:sz w:val="24"/>
          <w:szCs w:val="24"/>
        </w:rPr>
      </w:pPr>
      <w:r w:rsidRPr="00787445">
        <w:rPr>
          <w:b/>
          <w:bCs/>
          <w:sz w:val="24"/>
          <w:szCs w:val="24"/>
        </w:rPr>
        <w:t>PR EXECUTIVE</w:t>
      </w:r>
      <w:r w:rsidRPr="00787445">
        <w:rPr>
          <w:sz w:val="24"/>
          <w:szCs w:val="24"/>
        </w:rPr>
        <w:t>: GERA VIJAYA BHASKAR</w:t>
      </w:r>
    </w:p>
    <w:p w14:paraId="78971648" w14:textId="6677F7E8" w:rsidR="00A80B65" w:rsidRPr="00787445" w:rsidRDefault="00A80B65" w:rsidP="00183B91">
      <w:pPr>
        <w:tabs>
          <w:tab w:val="left" w:pos="840"/>
          <w:tab w:val="left" w:pos="1200"/>
        </w:tabs>
        <w:rPr>
          <w:sz w:val="24"/>
          <w:szCs w:val="24"/>
        </w:rPr>
      </w:pPr>
      <w:r w:rsidRPr="00787445">
        <w:rPr>
          <w:sz w:val="24"/>
          <w:szCs w:val="24"/>
        </w:rPr>
        <w:tab/>
      </w:r>
      <w:r w:rsidRPr="00787445">
        <w:rPr>
          <w:sz w:val="24"/>
          <w:szCs w:val="24"/>
        </w:rPr>
        <w:tab/>
      </w:r>
      <w:r w:rsidRPr="00787445">
        <w:rPr>
          <w:sz w:val="24"/>
          <w:szCs w:val="24"/>
        </w:rPr>
        <w:tab/>
        <w:t xml:space="preserve">  A/51, C/SC  9888497630</w:t>
      </w:r>
    </w:p>
    <w:p w14:paraId="6031D452" w14:textId="5CF8A5A3" w:rsidR="00A80B65" w:rsidRDefault="00A80B65" w:rsidP="00183B91">
      <w:pPr>
        <w:tabs>
          <w:tab w:val="left" w:pos="840"/>
          <w:tab w:val="left" w:pos="1200"/>
        </w:tabs>
        <w:rPr>
          <w:sz w:val="24"/>
          <w:szCs w:val="24"/>
        </w:rPr>
      </w:pPr>
      <w:r w:rsidRPr="00787445">
        <w:rPr>
          <w:sz w:val="24"/>
          <w:szCs w:val="24"/>
        </w:rPr>
        <w:tab/>
      </w:r>
      <w:r w:rsidRPr="00787445">
        <w:rPr>
          <w:sz w:val="24"/>
          <w:szCs w:val="24"/>
        </w:rPr>
        <w:tab/>
      </w:r>
      <w:r w:rsidRPr="00787445">
        <w:rPr>
          <w:sz w:val="24"/>
          <w:szCs w:val="24"/>
        </w:rPr>
        <w:tab/>
      </w:r>
      <w:r w:rsidR="00CB72A7" w:rsidRPr="00787445">
        <w:rPr>
          <w:sz w:val="24"/>
          <w:szCs w:val="24"/>
        </w:rPr>
        <w:t xml:space="preserve">  R/O C</w:t>
      </w:r>
      <w:r w:rsidR="00FF2456" w:rsidRPr="00787445">
        <w:rPr>
          <w:sz w:val="24"/>
          <w:szCs w:val="24"/>
        </w:rPr>
        <w:t xml:space="preserve">HURCH </w:t>
      </w:r>
      <w:proofErr w:type="gramStart"/>
      <w:r w:rsidR="00FF2456" w:rsidRPr="00787445">
        <w:rPr>
          <w:sz w:val="24"/>
          <w:szCs w:val="24"/>
        </w:rPr>
        <w:t>ROAD</w:t>
      </w:r>
      <w:r w:rsidR="0066271F" w:rsidRPr="00787445">
        <w:rPr>
          <w:sz w:val="24"/>
          <w:szCs w:val="24"/>
        </w:rPr>
        <w:t>,PONNURU</w:t>
      </w:r>
      <w:proofErr w:type="gramEnd"/>
    </w:p>
    <w:p w14:paraId="7E571AF4" w14:textId="13B2F9D8" w:rsidR="00787445" w:rsidRDefault="005A536A" w:rsidP="00183B91">
      <w:pPr>
        <w:tabs>
          <w:tab w:val="left" w:pos="840"/>
          <w:tab w:val="left" w:pos="1200"/>
        </w:tabs>
        <w:rPr>
          <w:sz w:val="24"/>
          <w:szCs w:val="24"/>
        </w:rPr>
      </w:pPr>
      <w:r w:rsidRPr="005A536A">
        <w:rPr>
          <w:b/>
          <w:bCs/>
          <w:sz w:val="24"/>
          <w:szCs w:val="24"/>
        </w:rPr>
        <w:t>ADMIN OFFICER:</w:t>
      </w:r>
      <w:r>
        <w:rPr>
          <w:sz w:val="24"/>
          <w:szCs w:val="24"/>
        </w:rPr>
        <w:t xml:space="preserve"> KALLURI BHEEMA SHANKAR</w:t>
      </w:r>
    </w:p>
    <w:p w14:paraId="0D95CAE3" w14:textId="7FA45EE3" w:rsidR="005A536A" w:rsidRDefault="005A536A" w:rsidP="00183B91">
      <w:pPr>
        <w:tabs>
          <w:tab w:val="left" w:pos="840"/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A/29</w:t>
      </w:r>
      <w:r w:rsidR="00ED7737">
        <w:rPr>
          <w:sz w:val="24"/>
          <w:szCs w:val="24"/>
        </w:rPr>
        <w:t>, C/OC 9542979475</w:t>
      </w:r>
    </w:p>
    <w:p w14:paraId="29D66D67" w14:textId="577F8333" w:rsidR="00ED7737" w:rsidRDefault="00ED7737" w:rsidP="00183B91">
      <w:pPr>
        <w:tabs>
          <w:tab w:val="left" w:pos="840"/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B0CEA">
        <w:rPr>
          <w:sz w:val="24"/>
          <w:szCs w:val="24"/>
        </w:rPr>
        <w:t xml:space="preserve">R/O </w:t>
      </w:r>
      <w:r w:rsidR="00DA6BB5">
        <w:rPr>
          <w:sz w:val="24"/>
          <w:szCs w:val="24"/>
        </w:rPr>
        <w:t>THOTTEMPUDI</w:t>
      </w:r>
    </w:p>
    <w:p w14:paraId="10ED1F20" w14:textId="1103A29F" w:rsidR="00DA6BB5" w:rsidRDefault="00DA6BB5" w:rsidP="00183B91">
      <w:pPr>
        <w:tabs>
          <w:tab w:val="left" w:pos="840"/>
          <w:tab w:val="left" w:pos="1200"/>
        </w:tabs>
        <w:rPr>
          <w:sz w:val="24"/>
          <w:szCs w:val="24"/>
        </w:rPr>
      </w:pPr>
      <w:r w:rsidRPr="00DA6BB5">
        <w:rPr>
          <w:b/>
          <w:bCs/>
          <w:sz w:val="24"/>
          <w:szCs w:val="24"/>
        </w:rPr>
        <w:t>OFFICE ASSISTANT:</w:t>
      </w:r>
      <w:r>
        <w:rPr>
          <w:b/>
          <w:bCs/>
          <w:sz w:val="24"/>
          <w:szCs w:val="24"/>
        </w:rPr>
        <w:t xml:space="preserve"> </w:t>
      </w:r>
      <w:r w:rsidR="003B764A" w:rsidRPr="003B764A">
        <w:rPr>
          <w:sz w:val="24"/>
          <w:szCs w:val="24"/>
        </w:rPr>
        <w:t>BORUGADDA</w:t>
      </w:r>
      <w:r w:rsidR="003B764A">
        <w:rPr>
          <w:sz w:val="24"/>
          <w:szCs w:val="24"/>
        </w:rPr>
        <w:t xml:space="preserve"> ASHA </w:t>
      </w:r>
      <w:proofErr w:type="gramStart"/>
      <w:r w:rsidR="003B764A">
        <w:rPr>
          <w:sz w:val="24"/>
          <w:szCs w:val="24"/>
        </w:rPr>
        <w:t>JYOTHI  D</w:t>
      </w:r>
      <w:proofErr w:type="gramEnd"/>
      <w:r w:rsidR="003B764A">
        <w:rPr>
          <w:sz w:val="24"/>
          <w:szCs w:val="24"/>
        </w:rPr>
        <w:t>/O JAYARAO</w:t>
      </w:r>
    </w:p>
    <w:p w14:paraId="4C1B4FDB" w14:textId="78DE76BA" w:rsidR="003B764A" w:rsidRDefault="003B764A" w:rsidP="00183B91">
      <w:pPr>
        <w:tabs>
          <w:tab w:val="left" w:pos="840"/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E3F94">
        <w:rPr>
          <w:sz w:val="24"/>
          <w:szCs w:val="24"/>
        </w:rPr>
        <w:t>A/23, C/SC    9100287075</w:t>
      </w:r>
    </w:p>
    <w:p w14:paraId="357382DF" w14:textId="590364CC" w:rsidR="00225BD6" w:rsidRDefault="00225BD6" w:rsidP="00183B91">
      <w:pPr>
        <w:tabs>
          <w:tab w:val="left" w:pos="840"/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ab/>
        <w:t>TOTAL TEACHING STAFF = 3</w:t>
      </w:r>
      <w:r w:rsidR="00F86360">
        <w:rPr>
          <w:sz w:val="24"/>
          <w:szCs w:val="24"/>
        </w:rPr>
        <w:t>5</w:t>
      </w:r>
    </w:p>
    <w:p w14:paraId="25C8C684" w14:textId="1A5003F6" w:rsidR="00225BD6" w:rsidRDefault="00225BD6" w:rsidP="00183B91">
      <w:pPr>
        <w:tabs>
          <w:tab w:val="left" w:pos="840"/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TOTAL </w:t>
      </w:r>
      <w:proofErr w:type="gramStart"/>
      <w:r>
        <w:rPr>
          <w:sz w:val="24"/>
          <w:szCs w:val="24"/>
        </w:rPr>
        <w:t>NON TEACHING</w:t>
      </w:r>
      <w:proofErr w:type="gramEnd"/>
      <w:r>
        <w:rPr>
          <w:sz w:val="24"/>
          <w:szCs w:val="24"/>
        </w:rPr>
        <w:t xml:space="preserve"> STAFF </w:t>
      </w:r>
      <w:r w:rsidR="004C50C0">
        <w:rPr>
          <w:sz w:val="24"/>
          <w:szCs w:val="24"/>
        </w:rPr>
        <w:t xml:space="preserve">= </w:t>
      </w:r>
      <w:r w:rsidR="006D08E3">
        <w:rPr>
          <w:sz w:val="24"/>
          <w:szCs w:val="24"/>
        </w:rPr>
        <w:t>4</w:t>
      </w:r>
    </w:p>
    <w:p w14:paraId="52217DEA" w14:textId="4EF57CE5" w:rsidR="006D08E3" w:rsidRDefault="006D08E3" w:rsidP="00183B91">
      <w:pPr>
        <w:tabs>
          <w:tab w:val="left" w:pos="840"/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="00E57C42">
        <w:rPr>
          <w:sz w:val="24"/>
          <w:szCs w:val="24"/>
        </w:rPr>
        <w:t>DRIVERS = 8</w:t>
      </w:r>
    </w:p>
    <w:p w14:paraId="3AC6009D" w14:textId="709B5012" w:rsidR="00E57C42" w:rsidRDefault="00E57C42" w:rsidP="00183B91">
      <w:pPr>
        <w:tabs>
          <w:tab w:val="left" w:pos="840"/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ab/>
        <w:t>ATTENDERS =</w:t>
      </w:r>
      <w:r w:rsidR="00A665B7">
        <w:rPr>
          <w:sz w:val="24"/>
          <w:szCs w:val="24"/>
        </w:rPr>
        <w:t xml:space="preserve"> 6</w:t>
      </w:r>
    </w:p>
    <w:p w14:paraId="3A02354A" w14:textId="261A09B6" w:rsidR="005C44A4" w:rsidRPr="00DE7D0C" w:rsidRDefault="00A665B7" w:rsidP="00DE7D0C">
      <w:pPr>
        <w:tabs>
          <w:tab w:val="left" w:pos="840"/>
          <w:tab w:val="left" w:pos="1200"/>
        </w:tabs>
        <w:rPr>
          <w:sz w:val="24"/>
          <w:szCs w:val="24"/>
        </w:rPr>
      </w:pPr>
      <w:r>
        <w:rPr>
          <w:sz w:val="24"/>
          <w:szCs w:val="24"/>
        </w:rPr>
        <w:tab/>
        <w:t>AYAHS = 7</w:t>
      </w:r>
    </w:p>
    <w:p w14:paraId="358E8EF5" w14:textId="30C79A59" w:rsidR="005C44A4" w:rsidRPr="00DE7D0C" w:rsidRDefault="00B95742" w:rsidP="005C44A4">
      <w:pPr>
        <w:pStyle w:val="ListParagraph"/>
        <w:numPr>
          <w:ilvl w:val="0"/>
          <w:numId w:val="5"/>
        </w:numPr>
        <w:tabs>
          <w:tab w:val="left" w:pos="2136"/>
        </w:tabs>
        <w:rPr>
          <w:color w:val="EE0000"/>
          <w:sz w:val="32"/>
          <w:szCs w:val="32"/>
        </w:rPr>
      </w:pPr>
      <w:r w:rsidRPr="00DE7D0C">
        <w:rPr>
          <w:b/>
          <w:bCs/>
          <w:color w:val="EE0000"/>
          <w:sz w:val="32"/>
          <w:szCs w:val="32"/>
        </w:rPr>
        <w:t xml:space="preserve">MEO AND HM AND </w:t>
      </w:r>
      <w:proofErr w:type="gramStart"/>
      <w:r w:rsidRPr="00DE7D0C">
        <w:rPr>
          <w:b/>
          <w:bCs/>
          <w:color w:val="EE0000"/>
          <w:sz w:val="32"/>
          <w:szCs w:val="32"/>
        </w:rPr>
        <w:t>PRINCIPALS</w:t>
      </w:r>
      <w:proofErr w:type="gramEnd"/>
      <w:r w:rsidRPr="00DE7D0C">
        <w:rPr>
          <w:b/>
          <w:bCs/>
          <w:color w:val="EE0000"/>
          <w:sz w:val="32"/>
          <w:szCs w:val="32"/>
        </w:rPr>
        <w:t xml:space="preserve"> </w:t>
      </w:r>
      <w:proofErr w:type="gramStart"/>
      <w:r w:rsidRPr="00DE7D0C">
        <w:rPr>
          <w:b/>
          <w:bCs/>
          <w:color w:val="EE0000"/>
          <w:sz w:val="32"/>
          <w:szCs w:val="32"/>
        </w:rPr>
        <w:t>DETAILS</w:t>
      </w:r>
      <w:r w:rsidR="006F6915" w:rsidRPr="00DE7D0C">
        <w:rPr>
          <w:color w:val="EE0000"/>
          <w:sz w:val="32"/>
          <w:szCs w:val="32"/>
        </w:rPr>
        <w:t xml:space="preserve"> :</w:t>
      </w:r>
      <w:proofErr w:type="gramEnd"/>
    </w:p>
    <w:p w14:paraId="657FCAE6" w14:textId="30D62375" w:rsidR="006F6915" w:rsidRPr="00DE7D0C" w:rsidRDefault="004F04CA" w:rsidP="005C44A4">
      <w:pPr>
        <w:pStyle w:val="ListParagraph"/>
        <w:numPr>
          <w:ilvl w:val="0"/>
          <w:numId w:val="5"/>
        </w:numPr>
        <w:tabs>
          <w:tab w:val="left" w:pos="2136"/>
        </w:tabs>
        <w:rPr>
          <w:color w:val="EE0000"/>
          <w:sz w:val="32"/>
          <w:szCs w:val="32"/>
        </w:rPr>
      </w:pPr>
      <w:r w:rsidRPr="00DE7D0C">
        <w:rPr>
          <w:b/>
          <w:bCs/>
          <w:color w:val="EE0000"/>
          <w:sz w:val="32"/>
          <w:szCs w:val="32"/>
        </w:rPr>
        <w:t xml:space="preserve">TEMPLESS AND EO NUMBER </w:t>
      </w:r>
      <w:proofErr w:type="gramStart"/>
      <w:r w:rsidR="00340656" w:rsidRPr="00DE7D0C">
        <w:rPr>
          <w:b/>
          <w:bCs/>
          <w:color w:val="EE0000"/>
          <w:sz w:val="32"/>
          <w:szCs w:val="32"/>
        </w:rPr>
        <w:t>DETAILLS</w:t>
      </w:r>
      <w:r w:rsidR="00340656" w:rsidRPr="00DE7D0C">
        <w:rPr>
          <w:color w:val="EE0000"/>
          <w:sz w:val="32"/>
          <w:szCs w:val="32"/>
        </w:rPr>
        <w:t xml:space="preserve"> :</w:t>
      </w:r>
      <w:proofErr w:type="gramEnd"/>
    </w:p>
    <w:p w14:paraId="00BFC3A6" w14:textId="77777777" w:rsidR="00340656" w:rsidRPr="00DC379F" w:rsidRDefault="00340656" w:rsidP="00340656">
      <w:pPr>
        <w:pStyle w:val="ListParagraph"/>
        <w:tabs>
          <w:tab w:val="left" w:pos="2136"/>
        </w:tabs>
        <w:ind w:left="360"/>
      </w:pPr>
    </w:p>
    <w:p w14:paraId="344C73C2" w14:textId="60336B7F" w:rsidR="00340656" w:rsidRPr="001F2598" w:rsidRDefault="00340656" w:rsidP="00340656">
      <w:pPr>
        <w:pStyle w:val="ListParagraph"/>
        <w:tabs>
          <w:tab w:val="left" w:pos="2136"/>
        </w:tabs>
        <w:ind w:left="360"/>
        <w:rPr>
          <w:sz w:val="24"/>
          <w:szCs w:val="24"/>
        </w:rPr>
      </w:pPr>
      <w:r w:rsidRPr="00DE7D0C">
        <w:rPr>
          <w:b/>
          <w:bCs/>
          <w:color w:val="00B050"/>
          <w:sz w:val="28"/>
          <w:szCs w:val="28"/>
        </w:rPr>
        <w:t>E</w:t>
      </w:r>
      <w:r w:rsidR="00501961" w:rsidRPr="00DE7D0C">
        <w:rPr>
          <w:b/>
          <w:bCs/>
          <w:color w:val="00B050"/>
          <w:sz w:val="28"/>
          <w:szCs w:val="28"/>
        </w:rPr>
        <w:t xml:space="preserve">NDOMENT </w:t>
      </w:r>
      <w:proofErr w:type="gramStart"/>
      <w:r w:rsidRPr="00DE7D0C">
        <w:rPr>
          <w:b/>
          <w:bCs/>
          <w:color w:val="00B050"/>
          <w:sz w:val="28"/>
          <w:szCs w:val="28"/>
        </w:rPr>
        <w:t>O</w:t>
      </w:r>
      <w:r w:rsidR="00501961" w:rsidRPr="00DE7D0C">
        <w:rPr>
          <w:b/>
          <w:bCs/>
          <w:color w:val="00B050"/>
          <w:sz w:val="28"/>
          <w:szCs w:val="28"/>
        </w:rPr>
        <w:t xml:space="preserve">FFICER </w:t>
      </w:r>
      <w:r w:rsidRPr="00DE7D0C">
        <w:rPr>
          <w:b/>
          <w:bCs/>
          <w:color w:val="00B050"/>
          <w:sz w:val="28"/>
          <w:szCs w:val="28"/>
        </w:rPr>
        <w:t xml:space="preserve"> NAME</w:t>
      </w:r>
      <w:proofErr w:type="gramEnd"/>
      <w:r w:rsidRPr="00DE7D0C">
        <w:rPr>
          <w:color w:val="00B050"/>
          <w:sz w:val="28"/>
          <w:szCs w:val="28"/>
        </w:rPr>
        <w:t xml:space="preserve"> </w:t>
      </w:r>
      <w:r w:rsidRPr="00DC379F">
        <w:t xml:space="preserve">: </w:t>
      </w:r>
      <w:r w:rsidRPr="001F2598">
        <w:rPr>
          <w:sz w:val="24"/>
          <w:szCs w:val="24"/>
        </w:rPr>
        <w:t xml:space="preserve">MALLELA </w:t>
      </w:r>
      <w:r w:rsidR="00FD0868" w:rsidRPr="001F2598">
        <w:rPr>
          <w:sz w:val="24"/>
          <w:szCs w:val="24"/>
        </w:rPr>
        <w:t xml:space="preserve">RAMESH    </w:t>
      </w:r>
      <w:r w:rsidR="00FD0868" w:rsidRPr="001F2598">
        <w:rPr>
          <w:color w:val="ED7D31" w:themeColor="accent2"/>
          <w:sz w:val="24"/>
          <w:szCs w:val="24"/>
        </w:rPr>
        <w:t>9100347076</w:t>
      </w:r>
    </w:p>
    <w:p w14:paraId="5D77F552" w14:textId="77777777" w:rsidR="00D0569C" w:rsidRPr="001F2598" w:rsidRDefault="00D0569C" w:rsidP="00340656">
      <w:pPr>
        <w:pStyle w:val="ListParagraph"/>
        <w:tabs>
          <w:tab w:val="left" w:pos="2136"/>
        </w:tabs>
        <w:ind w:left="360"/>
        <w:rPr>
          <w:sz w:val="24"/>
          <w:szCs w:val="24"/>
        </w:rPr>
      </w:pPr>
    </w:p>
    <w:p w14:paraId="1E260D11" w14:textId="361B306A" w:rsidR="00FD0868" w:rsidRPr="001F2598" w:rsidRDefault="000A5CA2" w:rsidP="000A5CA2">
      <w:pPr>
        <w:pStyle w:val="ListParagraph"/>
        <w:numPr>
          <w:ilvl w:val="0"/>
          <w:numId w:val="7"/>
        </w:numPr>
        <w:tabs>
          <w:tab w:val="left" w:pos="2136"/>
        </w:tabs>
        <w:rPr>
          <w:sz w:val="24"/>
          <w:szCs w:val="24"/>
        </w:rPr>
      </w:pPr>
      <w:r w:rsidRPr="001F2598">
        <w:rPr>
          <w:b/>
          <w:bCs/>
          <w:sz w:val="24"/>
          <w:szCs w:val="24"/>
        </w:rPr>
        <w:t xml:space="preserve">SHIVA </w:t>
      </w:r>
      <w:proofErr w:type="gramStart"/>
      <w:r w:rsidRPr="001F2598">
        <w:rPr>
          <w:b/>
          <w:bCs/>
          <w:sz w:val="24"/>
          <w:szCs w:val="24"/>
        </w:rPr>
        <w:t xml:space="preserve">MANDIR </w:t>
      </w:r>
      <w:r w:rsidR="00D0569C" w:rsidRPr="001F2598">
        <w:rPr>
          <w:b/>
          <w:bCs/>
          <w:sz w:val="24"/>
          <w:szCs w:val="24"/>
        </w:rPr>
        <w:t>:</w:t>
      </w:r>
      <w:proofErr w:type="gramEnd"/>
      <w:r w:rsidR="00D0569C" w:rsidRPr="001F2598">
        <w:rPr>
          <w:sz w:val="24"/>
          <w:szCs w:val="24"/>
        </w:rPr>
        <w:t xml:space="preserve"> [ENTRANCE OF THE VILLAGE]</w:t>
      </w:r>
    </w:p>
    <w:p w14:paraId="2B8E18CE" w14:textId="2A7D5A22" w:rsidR="00FD0868" w:rsidRPr="001F2598" w:rsidRDefault="002717E2" w:rsidP="002717E2">
      <w:pPr>
        <w:pStyle w:val="ListParagraph"/>
        <w:numPr>
          <w:ilvl w:val="0"/>
          <w:numId w:val="7"/>
        </w:numPr>
        <w:tabs>
          <w:tab w:val="left" w:pos="2136"/>
        </w:tabs>
        <w:rPr>
          <w:sz w:val="24"/>
          <w:szCs w:val="24"/>
        </w:rPr>
      </w:pPr>
      <w:r w:rsidRPr="001F2598">
        <w:rPr>
          <w:b/>
          <w:bCs/>
          <w:sz w:val="24"/>
          <w:szCs w:val="24"/>
        </w:rPr>
        <w:t xml:space="preserve">SRI VENUGOPALA SWAMY </w:t>
      </w:r>
      <w:r w:rsidR="00F57961" w:rsidRPr="001F2598">
        <w:rPr>
          <w:b/>
          <w:bCs/>
          <w:sz w:val="24"/>
          <w:szCs w:val="24"/>
        </w:rPr>
        <w:t>AND</w:t>
      </w:r>
      <w:r w:rsidR="00E03175" w:rsidRPr="001F2598">
        <w:rPr>
          <w:b/>
          <w:bCs/>
          <w:sz w:val="24"/>
          <w:szCs w:val="24"/>
        </w:rPr>
        <w:t xml:space="preserve"> ANJANEYASWAMY </w:t>
      </w:r>
      <w:proofErr w:type="gramStart"/>
      <w:r w:rsidR="00E03175" w:rsidRPr="001F2598">
        <w:rPr>
          <w:b/>
          <w:bCs/>
          <w:sz w:val="24"/>
          <w:szCs w:val="24"/>
        </w:rPr>
        <w:t>TEMPLE</w:t>
      </w:r>
      <w:r w:rsidR="00E03175" w:rsidRPr="001F2598">
        <w:rPr>
          <w:sz w:val="24"/>
          <w:szCs w:val="24"/>
        </w:rPr>
        <w:t xml:space="preserve"> :</w:t>
      </w:r>
      <w:proofErr w:type="gramEnd"/>
      <w:r w:rsidR="00F57961" w:rsidRPr="001F2598">
        <w:rPr>
          <w:sz w:val="24"/>
          <w:szCs w:val="24"/>
        </w:rPr>
        <w:t xml:space="preserve"> </w:t>
      </w:r>
      <w:r w:rsidR="005520C7" w:rsidRPr="001F2598">
        <w:rPr>
          <w:sz w:val="24"/>
          <w:szCs w:val="24"/>
        </w:rPr>
        <w:t>[PANCHAYAT OFFICE BACKSIDE]</w:t>
      </w:r>
    </w:p>
    <w:p w14:paraId="6360A6FD" w14:textId="77777777" w:rsidR="00B14E78" w:rsidRPr="001F2598" w:rsidRDefault="00C5604B" w:rsidP="002717E2">
      <w:pPr>
        <w:pStyle w:val="ListParagraph"/>
        <w:numPr>
          <w:ilvl w:val="0"/>
          <w:numId w:val="7"/>
        </w:numPr>
        <w:tabs>
          <w:tab w:val="left" w:pos="2136"/>
        </w:tabs>
        <w:rPr>
          <w:sz w:val="24"/>
          <w:szCs w:val="24"/>
        </w:rPr>
      </w:pPr>
      <w:r w:rsidRPr="001F2598">
        <w:rPr>
          <w:b/>
          <w:bCs/>
          <w:sz w:val="24"/>
          <w:szCs w:val="24"/>
        </w:rPr>
        <w:t xml:space="preserve">BRAHMAMGARI </w:t>
      </w:r>
      <w:r w:rsidR="00B51780" w:rsidRPr="001F2598">
        <w:rPr>
          <w:b/>
          <w:bCs/>
          <w:sz w:val="24"/>
          <w:szCs w:val="24"/>
        </w:rPr>
        <w:t xml:space="preserve">TTEMPLE AND VINAYAKA </w:t>
      </w:r>
      <w:proofErr w:type="gramStart"/>
      <w:r w:rsidR="00B51780" w:rsidRPr="001F2598">
        <w:rPr>
          <w:b/>
          <w:bCs/>
          <w:sz w:val="24"/>
          <w:szCs w:val="24"/>
        </w:rPr>
        <w:t>TEMPLE</w:t>
      </w:r>
      <w:r w:rsidR="00B51780" w:rsidRPr="001F2598">
        <w:rPr>
          <w:sz w:val="24"/>
          <w:szCs w:val="24"/>
        </w:rPr>
        <w:t xml:space="preserve"> :</w:t>
      </w:r>
      <w:proofErr w:type="gramEnd"/>
      <w:r w:rsidR="00C15F1E" w:rsidRPr="001F2598">
        <w:rPr>
          <w:sz w:val="24"/>
          <w:szCs w:val="24"/>
        </w:rPr>
        <w:t xml:space="preserve"> [BRAHMANAKODURU ROAD]</w:t>
      </w:r>
    </w:p>
    <w:p w14:paraId="3406409C" w14:textId="446F8E2F" w:rsidR="00254D62" w:rsidRPr="001F2598" w:rsidRDefault="009B192E" w:rsidP="00254D62">
      <w:pPr>
        <w:tabs>
          <w:tab w:val="left" w:pos="2136"/>
        </w:tabs>
        <w:ind w:left="360"/>
        <w:rPr>
          <w:color w:val="ED7D31" w:themeColor="accent2"/>
          <w:sz w:val="24"/>
          <w:szCs w:val="24"/>
        </w:rPr>
      </w:pPr>
      <w:r w:rsidRPr="001F2598">
        <w:rPr>
          <w:sz w:val="24"/>
          <w:szCs w:val="24"/>
        </w:rPr>
        <w:t>ABOVE THREE TTEMPLE</w:t>
      </w:r>
      <w:r w:rsidR="00817B96" w:rsidRPr="001F2598">
        <w:rPr>
          <w:sz w:val="24"/>
          <w:szCs w:val="24"/>
        </w:rPr>
        <w:t xml:space="preserve">S ARE </w:t>
      </w:r>
      <w:r w:rsidRPr="001F2598">
        <w:rPr>
          <w:sz w:val="24"/>
          <w:szCs w:val="24"/>
        </w:rPr>
        <w:t>MAINTAIN</w:t>
      </w:r>
      <w:r w:rsidR="002F1C7F" w:rsidRPr="001F2598">
        <w:rPr>
          <w:sz w:val="24"/>
          <w:szCs w:val="24"/>
        </w:rPr>
        <w:t xml:space="preserve">ED </w:t>
      </w:r>
      <w:proofErr w:type="gramStart"/>
      <w:r w:rsidR="002F1C7F" w:rsidRPr="001F2598">
        <w:rPr>
          <w:sz w:val="24"/>
          <w:szCs w:val="24"/>
        </w:rPr>
        <w:t xml:space="preserve">BY </w:t>
      </w:r>
      <w:r w:rsidR="00D55F74" w:rsidRPr="001F2598">
        <w:rPr>
          <w:sz w:val="24"/>
          <w:szCs w:val="24"/>
        </w:rPr>
        <w:t xml:space="preserve"> SRI</w:t>
      </w:r>
      <w:proofErr w:type="gramEnd"/>
      <w:r w:rsidR="00D55F74" w:rsidRPr="001F2598">
        <w:rPr>
          <w:sz w:val="24"/>
          <w:szCs w:val="24"/>
        </w:rPr>
        <w:t xml:space="preserve"> PUJARI </w:t>
      </w:r>
      <w:r w:rsidR="00E06840" w:rsidRPr="001F2598">
        <w:rPr>
          <w:b/>
          <w:bCs/>
          <w:sz w:val="24"/>
          <w:szCs w:val="24"/>
        </w:rPr>
        <w:t>PARCHURI LAKSHMANACHARYULU</w:t>
      </w:r>
      <w:r w:rsidR="00E06840" w:rsidRPr="001F2598">
        <w:rPr>
          <w:sz w:val="24"/>
          <w:szCs w:val="24"/>
        </w:rPr>
        <w:t xml:space="preserve"> </w:t>
      </w:r>
      <w:r w:rsidR="002F1C7F" w:rsidRPr="001F2598">
        <w:rPr>
          <w:sz w:val="24"/>
          <w:szCs w:val="24"/>
        </w:rPr>
        <w:t xml:space="preserve">GARU </w:t>
      </w:r>
      <w:r w:rsidR="00D702A3" w:rsidRPr="001F2598">
        <w:rPr>
          <w:color w:val="ED7D31" w:themeColor="accent2"/>
          <w:sz w:val="24"/>
          <w:szCs w:val="24"/>
        </w:rPr>
        <w:t>9866212442</w:t>
      </w:r>
    </w:p>
    <w:p w14:paraId="01E3C8D9" w14:textId="7F52F17B" w:rsidR="00C15F1E" w:rsidRPr="001F2598" w:rsidRDefault="009174DF" w:rsidP="00254D62">
      <w:pPr>
        <w:pStyle w:val="ListParagraph"/>
        <w:numPr>
          <w:ilvl w:val="0"/>
          <w:numId w:val="7"/>
        </w:numPr>
        <w:tabs>
          <w:tab w:val="left" w:pos="2136"/>
        </w:tabs>
        <w:rPr>
          <w:sz w:val="24"/>
          <w:szCs w:val="24"/>
        </w:rPr>
      </w:pPr>
      <w:r w:rsidRPr="001F2598">
        <w:rPr>
          <w:b/>
          <w:bCs/>
          <w:sz w:val="24"/>
          <w:szCs w:val="24"/>
        </w:rPr>
        <w:t xml:space="preserve">RAMA </w:t>
      </w:r>
      <w:proofErr w:type="gramStart"/>
      <w:r w:rsidRPr="001F2598">
        <w:rPr>
          <w:b/>
          <w:bCs/>
          <w:sz w:val="24"/>
          <w:szCs w:val="24"/>
        </w:rPr>
        <w:t>MANDIRA</w:t>
      </w:r>
      <w:r w:rsidRPr="001F2598">
        <w:rPr>
          <w:sz w:val="24"/>
          <w:szCs w:val="24"/>
        </w:rPr>
        <w:t>M :</w:t>
      </w:r>
      <w:proofErr w:type="gramEnd"/>
      <w:r w:rsidRPr="001F2598">
        <w:rPr>
          <w:sz w:val="24"/>
          <w:szCs w:val="24"/>
        </w:rPr>
        <w:t xml:space="preserve"> </w:t>
      </w:r>
      <w:r w:rsidR="00C455D2" w:rsidRPr="001F2598">
        <w:rPr>
          <w:sz w:val="24"/>
          <w:szCs w:val="24"/>
        </w:rPr>
        <w:t>[</w:t>
      </w:r>
      <w:r w:rsidR="00171157" w:rsidRPr="001F2598">
        <w:rPr>
          <w:sz w:val="24"/>
          <w:szCs w:val="24"/>
        </w:rPr>
        <w:t>YADAVA BAZAR</w:t>
      </w:r>
      <w:r w:rsidR="00C455D2" w:rsidRPr="001F2598">
        <w:rPr>
          <w:sz w:val="24"/>
          <w:szCs w:val="24"/>
        </w:rPr>
        <w:t>]</w:t>
      </w:r>
      <w:r w:rsidR="00773880" w:rsidRPr="001F2598">
        <w:rPr>
          <w:sz w:val="24"/>
          <w:szCs w:val="24"/>
        </w:rPr>
        <w:t>: P VENKATA SIVA</w:t>
      </w:r>
      <w:r w:rsidR="0020205A" w:rsidRPr="001F2598">
        <w:rPr>
          <w:sz w:val="24"/>
          <w:szCs w:val="24"/>
        </w:rPr>
        <w:t>IAH@ MILITAARY</w:t>
      </w:r>
      <w:r w:rsidR="0011333B" w:rsidRPr="001F2598">
        <w:rPr>
          <w:sz w:val="24"/>
          <w:szCs w:val="24"/>
        </w:rPr>
        <w:t xml:space="preserve"> SIVAIAH </w:t>
      </w:r>
    </w:p>
    <w:p w14:paraId="6B106D73" w14:textId="6134DC33" w:rsidR="00171157" w:rsidRPr="00DC379F" w:rsidRDefault="00171157" w:rsidP="002717E2">
      <w:pPr>
        <w:pStyle w:val="ListParagraph"/>
        <w:numPr>
          <w:ilvl w:val="0"/>
          <w:numId w:val="7"/>
        </w:numPr>
        <w:tabs>
          <w:tab w:val="left" w:pos="2136"/>
        </w:tabs>
      </w:pPr>
      <w:proofErr w:type="gramStart"/>
      <w:r w:rsidRPr="001F2598">
        <w:rPr>
          <w:b/>
          <w:bCs/>
          <w:sz w:val="24"/>
          <w:szCs w:val="24"/>
        </w:rPr>
        <w:t>RAMALAYAM</w:t>
      </w:r>
      <w:r w:rsidRPr="001F2598">
        <w:rPr>
          <w:sz w:val="24"/>
          <w:szCs w:val="24"/>
        </w:rPr>
        <w:t xml:space="preserve"> :</w:t>
      </w:r>
      <w:proofErr w:type="gramEnd"/>
      <w:r w:rsidRPr="001F2598">
        <w:rPr>
          <w:sz w:val="24"/>
          <w:szCs w:val="24"/>
        </w:rPr>
        <w:t xml:space="preserve"> </w:t>
      </w:r>
      <w:r w:rsidR="00D0050F" w:rsidRPr="001F2598">
        <w:rPr>
          <w:sz w:val="24"/>
          <w:szCs w:val="24"/>
        </w:rPr>
        <w:t>[UPPARLA BAZAR]</w:t>
      </w:r>
      <w:r w:rsidR="0011333B" w:rsidRPr="001F2598">
        <w:rPr>
          <w:sz w:val="24"/>
          <w:szCs w:val="24"/>
        </w:rPr>
        <w:t xml:space="preserve">: </w:t>
      </w:r>
      <w:proofErr w:type="gramStart"/>
      <w:r w:rsidR="007F5447" w:rsidRPr="001F2598">
        <w:rPr>
          <w:sz w:val="24"/>
          <w:szCs w:val="24"/>
        </w:rPr>
        <w:t>VVELPURI  SIVA</w:t>
      </w:r>
      <w:proofErr w:type="gramEnd"/>
      <w:r w:rsidR="007F5447" w:rsidRPr="001F2598">
        <w:rPr>
          <w:sz w:val="24"/>
          <w:szCs w:val="24"/>
        </w:rPr>
        <w:t xml:space="preserve"> SANKAR [</w:t>
      </w:r>
      <w:proofErr w:type="gramStart"/>
      <w:r w:rsidR="007F5447" w:rsidRPr="001F2598">
        <w:rPr>
          <w:sz w:val="24"/>
          <w:szCs w:val="24"/>
        </w:rPr>
        <w:t xml:space="preserve">MPTC]  </w:t>
      </w:r>
      <w:r w:rsidR="00A15896" w:rsidRPr="001F2598">
        <w:rPr>
          <w:sz w:val="24"/>
          <w:szCs w:val="24"/>
        </w:rPr>
        <w:t xml:space="preserve"> </w:t>
      </w:r>
      <w:proofErr w:type="gramEnd"/>
      <w:r w:rsidR="00A15896" w:rsidRPr="001F2598">
        <w:rPr>
          <w:color w:val="ED7D31" w:themeColor="accent2"/>
          <w:sz w:val="24"/>
          <w:szCs w:val="24"/>
        </w:rPr>
        <w:t>9963339369</w:t>
      </w:r>
    </w:p>
    <w:p w14:paraId="1805DA53" w14:textId="77777777" w:rsidR="00407BD3" w:rsidRPr="00DC379F" w:rsidRDefault="00407BD3" w:rsidP="00407BD3">
      <w:pPr>
        <w:tabs>
          <w:tab w:val="left" w:pos="2136"/>
        </w:tabs>
      </w:pPr>
    </w:p>
    <w:p w14:paraId="11D41D5E" w14:textId="1DA50D7D" w:rsidR="005C44A4" w:rsidRPr="00DC379F" w:rsidRDefault="00C32835" w:rsidP="005C44A4">
      <w:pPr>
        <w:pStyle w:val="ListParagraph"/>
        <w:numPr>
          <w:ilvl w:val="0"/>
          <w:numId w:val="5"/>
        </w:numPr>
        <w:tabs>
          <w:tab w:val="left" w:pos="2136"/>
        </w:tabs>
        <w:rPr>
          <w:b/>
          <w:bCs/>
        </w:rPr>
      </w:pPr>
      <w:r w:rsidRPr="00DE7D0C">
        <w:rPr>
          <w:b/>
          <w:bCs/>
          <w:color w:val="EE0000"/>
          <w:sz w:val="32"/>
          <w:szCs w:val="32"/>
        </w:rPr>
        <w:t xml:space="preserve">CHURCHES AND PASTERS </w:t>
      </w:r>
      <w:proofErr w:type="gramStart"/>
      <w:r w:rsidRPr="00DE7D0C">
        <w:rPr>
          <w:b/>
          <w:bCs/>
          <w:color w:val="EE0000"/>
          <w:sz w:val="32"/>
          <w:szCs w:val="32"/>
        </w:rPr>
        <w:t xml:space="preserve">DETAILS </w:t>
      </w:r>
      <w:r w:rsidRPr="00DC379F">
        <w:rPr>
          <w:b/>
          <w:bCs/>
        </w:rPr>
        <w:t>:</w:t>
      </w:r>
      <w:proofErr w:type="gramEnd"/>
    </w:p>
    <w:p w14:paraId="791D2795" w14:textId="77777777" w:rsidR="005A053C" w:rsidRPr="00DC379F" w:rsidRDefault="005A053C" w:rsidP="005A053C">
      <w:pPr>
        <w:pStyle w:val="ListParagraph"/>
        <w:tabs>
          <w:tab w:val="left" w:pos="2136"/>
        </w:tabs>
        <w:ind w:left="360"/>
        <w:rPr>
          <w:b/>
          <w:bCs/>
        </w:rPr>
      </w:pPr>
    </w:p>
    <w:p w14:paraId="7941BE1F" w14:textId="1FE2D61A" w:rsidR="001A1B11" w:rsidRPr="001F2598" w:rsidRDefault="00423EF0" w:rsidP="001A1B11">
      <w:pPr>
        <w:pStyle w:val="ListParagraph"/>
        <w:numPr>
          <w:ilvl w:val="0"/>
          <w:numId w:val="8"/>
        </w:numPr>
        <w:tabs>
          <w:tab w:val="left" w:pos="2136"/>
        </w:tabs>
        <w:rPr>
          <w:b/>
          <w:bCs/>
          <w:sz w:val="24"/>
          <w:szCs w:val="24"/>
        </w:rPr>
      </w:pPr>
      <w:r w:rsidRPr="001F2598">
        <w:rPr>
          <w:b/>
          <w:bCs/>
          <w:sz w:val="24"/>
          <w:szCs w:val="24"/>
        </w:rPr>
        <w:t>DAIVA SWARUPA PRARDHANA MANDIR</w:t>
      </w:r>
      <w:r w:rsidR="004A6452" w:rsidRPr="001F2598">
        <w:rPr>
          <w:b/>
          <w:bCs/>
          <w:sz w:val="24"/>
          <w:szCs w:val="24"/>
        </w:rPr>
        <w:t>AM</w:t>
      </w:r>
    </w:p>
    <w:p w14:paraId="15BF20CB" w14:textId="5DC58E7E" w:rsidR="001A1B11" w:rsidRPr="001F2598" w:rsidRDefault="001A1B11" w:rsidP="001A1B11">
      <w:pPr>
        <w:pStyle w:val="ListParagraph"/>
        <w:tabs>
          <w:tab w:val="left" w:pos="2136"/>
        </w:tabs>
        <w:rPr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PASTER :</w:t>
      </w:r>
      <w:proofErr w:type="gramEnd"/>
      <w:r w:rsidRPr="001F2598">
        <w:rPr>
          <w:b/>
          <w:bCs/>
          <w:sz w:val="24"/>
          <w:szCs w:val="24"/>
        </w:rPr>
        <w:t xml:space="preserve"> </w:t>
      </w:r>
      <w:r w:rsidR="00216A0E" w:rsidRPr="001F2598">
        <w:rPr>
          <w:sz w:val="24"/>
          <w:szCs w:val="24"/>
        </w:rPr>
        <w:t xml:space="preserve">GODAVARTHI </w:t>
      </w:r>
      <w:proofErr w:type="gramStart"/>
      <w:r w:rsidR="00216A0E" w:rsidRPr="001F2598">
        <w:rPr>
          <w:sz w:val="24"/>
          <w:szCs w:val="24"/>
        </w:rPr>
        <w:t>PRAABHUDAS  S</w:t>
      </w:r>
      <w:proofErr w:type="gramEnd"/>
      <w:r w:rsidR="00216A0E" w:rsidRPr="001F2598">
        <w:rPr>
          <w:sz w:val="24"/>
          <w:szCs w:val="24"/>
        </w:rPr>
        <w:t>/O JOSEPH</w:t>
      </w:r>
    </w:p>
    <w:p w14:paraId="1B6A9727" w14:textId="113B57F5" w:rsidR="00216A0E" w:rsidRPr="001F2598" w:rsidRDefault="005D0C43" w:rsidP="001A1B11">
      <w:pPr>
        <w:pStyle w:val="ListParagraph"/>
        <w:tabs>
          <w:tab w:val="left" w:pos="2136"/>
        </w:tabs>
        <w:rPr>
          <w:color w:val="ED7D31" w:themeColor="accent2"/>
          <w:sz w:val="24"/>
          <w:szCs w:val="24"/>
        </w:rPr>
      </w:pPr>
      <w:r w:rsidRPr="001F2598">
        <w:rPr>
          <w:sz w:val="24"/>
          <w:szCs w:val="24"/>
        </w:rPr>
        <w:t xml:space="preserve">                A/</w:t>
      </w:r>
      <w:proofErr w:type="gramStart"/>
      <w:r w:rsidRPr="001F2598">
        <w:rPr>
          <w:sz w:val="24"/>
          <w:szCs w:val="24"/>
        </w:rPr>
        <w:t>40  C</w:t>
      </w:r>
      <w:proofErr w:type="gramEnd"/>
      <w:r w:rsidRPr="001F2598">
        <w:rPr>
          <w:sz w:val="24"/>
          <w:szCs w:val="24"/>
        </w:rPr>
        <w:t>/ SC MADIGA</w:t>
      </w:r>
      <w:r w:rsidRPr="001F2598">
        <w:rPr>
          <w:b/>
          <w:bCs/>
          <w:sz w:val="24"/>
          <w:szCs w:val="24"/>
        </w:rPr>
        <w:t xml:space="preserve">   </w:t>
      </w:r>
      <w:r w:rsidRPr="001F2598">
        <w:rPr>
          <w:color w:val="ED7D31" w:themeColor="accent2"/>
          <w:sz w:val="24"/>
          <w:szCs w:val="24"/>
        </w:rPr>
        <w:t>8897852697</w:t>
      </w:r>
    </w:p>
    <w:p w14:paraId="0EDADEF4" w14:textId="55BDB225" w:rsidR="00860DCD" w:rsidRPr="001F2598" w:rsidRDefault="004A6452" w:rsidP="00860DCD">
      <w:pPr>
        <w:pStyle w:val="ListParagraph"/>
        <w:numPr>
          <w:ilvl w:val="0"/>
          <w:numId w:val="8"/>
        </w:numPr>
        <w:tabs>
          <w:tab w:val="left" w:pos="2136"/>
        </w:tabs>
        <w:rPr>
          <w:b/>
          <w:bCs/>
          <w:sz w:val="24"/>
          <w:szCs w:val="24"/>
        </w:rPr>
      </w:pPr>
      <w:r w:rsidRPr="001F2598">
        <w:rPr>
          <w:b/>
          <w:bCs/>
          <w:sz w:val="24"/>
          <w:szCs w:val="24"/>
        </w:rPr>
        <w:t xml:space="preserve">LUTHEREN </w:t>
      </w:r>
      <w:r w:rsidR="008B397D" w:rsidRPr="001F2598">
        <w:rPr>
          <w:b/>
          <w:bCs/>
          <w:sz w:val="24"/>
          <w:szCs w:val="24"/>
        </w:rPr>
        <w:t>C</w:t>
      </w:r>
      <w:r w:rsidR="007F3559" w:rsidRPr="001F2598">
        <w:rPr>
          <w:b/>
          <w:bCs/>
          <w:sz w:val="24"/>
          <w:szCs w:val="24"/>
        </w:rPr>
        <w:t xml:space="preserve">HURCH </w:t>
      </w:r>
    </w:p>
    <w:p w14:paraId="5A9D321E" w14:textId="0D4971CC" w:rsidR="00860DCD" w:rsidRPr="001F2598" w:rsidRDefault="00860DCD" w:rsidP="00860DCD">
      <w:pPr>
        <w:pStyle w:val="ListParagraph"/>
        <w:tabs>
          <w:tab w:val="left" w:pos="2136"/>
        </w:tabs>
        <w:rPr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PASTERR :</w:t>
      </w:r>
      <w:proofErr w:type="gramEnd"/>
      <w:r w:rsidRPr="001F2598">
        <w:rPr>
          <w:b/>
          <w:bCs/>
          <w:sz w:val="24"/>
          <w:szCs w:val="24"/>
        </w:rPr>
        <w:t xml:space="preserve"> </w:t>
      </w:r>
      <w:r w:rsidR="00B92053" w:rsidRPr="001F2598">
        <w:rPr>
          <w:sz w:val="24"/>
          <w:szCs w:val="24"/>
        </w:rPr>
        <w:t xml:space="preserve">THALLURI ABHEESH </w:t>
      </w:r>
      <w:proofErr w:type="gramStart"/>
      <w:r w:rsidR="00B92053" w:rsidRPr="001F2598">
        <w:rPr>
          <w:sz w:val="24"/>
          <w:szCs w:val="24"/>
        </w:rPr>
        <w:t>KUMAR  S</w:t>
      </w:r>
      <w:proofErr w:type="gramEnd"/>
      <w:r w:rsidR="00B92053" w:rsidRPr="001F2598">
        <w:rPr>
          <w:sz w:val="24"/>
          <w:szCs w:val="24"/>
        </w:rPr>
        <w:t>/O ISSAC</w:t>
      </w:r>
    </w:p>
    <w:p w14:paraId="5E18C02D" w14:textId="6ACC3D2A" w:rsidR="00B92053" w:rsidRPr="001F2598" w:rsidRDefault="00B92053" w:rsidP="00860DCD">
      <w:pPr>
        <w:pStyle w:val="ListParagraph"/>
        <w:tabs>
          <w:tab w:val="left" w:pos="2136"/>
        </w:tabs>
        <w:rPr>
          <w:sz w:val="24"/>
          <w:szCs w:val="24"/>
        </w:rPr>
      </w:pPr>
      <w:r w:rsidRPr="001F2598">
        <w:rPr>
          <w:sz w:val="24"/>
          <w:szCs w:val="24"/>
        </w:rPr>
        <w:t xml:space="preserve">                   A/</w:t>
      </w:r>
      <w:proofErr w:type="gramStart"/>
      <w:r w:rsidR="00E964AE" w:rsidRPr="001F2598">
        <w:rPr>
          <w:sz w:val="24"/>
          <w:szCs w:val="24"/>
        </w:rPr>
        <w:t>28,  C</w:t>
      </w:r>
      <w:proofErr w:type="gramEnd"/>
      <w:r w:rsidR="00E964AE" w:rsidRPr="001F2598">
        <w:rPr>
          <w:sz w:val="24"/>
          <w:szCs w:val="24"/>
        </w:rPr>
        <w:t xml:space="preserve">/SC                </w:t>
      </w:r>
      <w:r w:rsidR="00E964AE" w:rsidRPr="001F2598">
        <w:rPr>
          <w:color w:val="ED7D31" w:themeColor="accent2"/>
          <w:sz w:val="24"/>
          <w:szCs w:val="24"/>
        </w:rPr>
        <w:t>7386811410</w:t>
      </w:r>
    </w:p>
    <w:p w14:paraId="43367C3D" w14:textId="6F24B6BF" w:rsidR="00524CA0" w:rsidRPr="001F2598" w:rsidRDefault="00524CA0" w:rsidP="00423EF0">
      <w:pPr>
        <w:pStyle w:val="ListParagraph"/>
        <w:numPr>
          <w:ilvl w:val="0"/>
          <w:numId w:val="8"/>
        </w:numPr>
        <w:tabs>
          <w:tab w:val="left" w:pos="2136"/>
        </w:tabs>
        <w:rPr>
          <w:b/>
          <w:bCs/>
          <w:sz w:val="24"/>
          <w:szCs w:val="24"/>
        </w:rPr>
      </w:pPr>
      <w:r w:rsidRPr="001F2598">
        <w:rPr>
          <w:b/>
          <w:bCs/>
          <w:sz w:val="24"/>
          <w:szCs w:val="24"/>
        </w:rPr>
        <w:t>KRUPA SHALEM MANDIRAM</w:t>
      </w:r>
    </w:p>
    <w:p w14:paraId="663C6D54" w14:textId="6B2A0B3F" w:rsidR="000B0B3C" w:rsidRPr="001F2598" w:rsidRDefault="000B0B3C" w:rsidP="000B0B3C">
      <w:pPr>
        <w:pStyle w:val="ListParagraph"/>
        <w:tabs>
          <w:tab w:val="left" w:pos="2136"/>
        </w:tabs>
        <w:rPr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PASTER :</w:t>
      </w:r>
      <w:proofErr w:type="gramEnd"/>
      <w:r w:rsidRPr="001F2598">
        <w:rPr>
          <w:b/>
          <w:bCs/>
          <w:sz w:val="24"/>
          <w:szCs w:val="24"/>
        </w:rPr>
        <w:t xml:space="preserve"> </w:t>
      </w:r>
      <w:proofErr w:type="gramStart"/>
      <w:r w:rsidRPr="001F2598">
        <w:rPr>
          <w:sz w:val="24"/>
          <w:szCs w:val="24"/>
        </w:rPr>
        <w:t>BUJJIBABU  S</w:t>
      </w:r>
      <w:proofErr w:type="gramEnd"/>
      <w:r w:rsidRPr="001F2598">
        <w:rPr>
          <w:sz w:val="24"/>
          <w:szCs w:val="24"/>
        </w:rPr>
        <w:t>/</w:t>
      </w:r>
      <w:proofErr w:type="gramStart"/>
      <w:r w:rsidRPr="001F2598">
        <w:rPr>
          <w:sz w:val="24"/>
          <w:szCs w:val="24"/>
        </w:rPr>
        <w:t xml:space="preserve">O  </w:t>
      </w:r>
      <w:r w:rsidR="00233643" w:rsidRPr="001F2598">
        <w:rPr>
          <w:sz w:val="24"/>
          <w:szCs w:val="24"/>
        </w:rPr>
        <w:t>KANKIPATI</w:t>
      </w:r>
      <w:proofErr w:type="gramEnd"/>
      <w:r w:rsidR="00233643" w:rsidRPr="001F2598">
        <w:rPr>
          <w:sz w:val="24"/>
          <w:szCs w:val="24"/>
        </w:rPr>
        <w:t xml:space="preserve"> </w:t>
      </w:r>
      <w:r w:rsidR="00EC1029" w:rsidRPr="001F2598">
        <w:rPr>
          <w:sz w:val="24"/>
          <w:szCs w:val="24"/>
        </w:rPr>
        <w:t xml:space="preserve">ROSAIAH </w:t>
      </w:r>
    </w:p>
    <w:p w14:paraId="12C4AAA1" w14:textId="4E64F0EB" w:rsidR="00545B5A" w:rsidRPr="001F2598" w:rsidRDefault="00EC1029" w:rsidP="00545B5A">
      <w:pPr>
        <w:pStyle w:val="ListParagraph"/>
        <w:tabs>
          <w:tab w:val="left" w:pos="2136"/>
        </w:tabs>
        <w:rPr>
          <w:b/>
          <w:bCs/>
          <w:color w:val="EE0000"/>
          <w:sz w:val="24"/>
          <w:szCs w:val="24"/>
        </w:rPr>
      </w:pPr>
      <w:r w:rsidRPr="001F2598">
        <w:rPr>
          <w:sz w:val="24"/>
          <w:szCs w:val="24"/>
        </w:rPr>
        <w:t xml:space="preserve">                 A/43   C/ SC MADIGA</w:t>
      </w:r>
      <w:r w:rsidRPr="001F2598">
        <w:rPr>
          <w:b/>
          <w:bCs/>
          <w:sz w:val="24"/>
          <w:szCs w:val="24"/>
        </w:rPr>
        <w:t xml:space="preserve">   </w:t>
      </w:r>
      <w:r w:rsidR="00545B5A" w:rsidRPr="001F2598">
        <w:rPr>
          <w:color w:val="ED7D31" w:themeColor="accent2"/>
          <w:sz w:val="24"/>
          <w:szCs w:val="24"/>
        </w:rPr>
        <w:t>6303476405</w:t>
      </w:r>
    </w:p>
    <w:p w14:paraId="791CB206" w14:textId="051D9D99" w:rsidR="00524215" w:rsidRPr="001F2598" w:rsidRDefault="00ED25CD" w:rsidP="00ED25CD">
      <w:pPr>
        <w:pStyle w:val="ListParagraph"/>
        <w:numPr>
          <w:ilvl w:val="0"/>
          <w:numId w:val="8"/>
        </w:numPr>
        <w:tabs>
          <w:tab w:val="left" w:pos="2136"/>
        </w:tabs>
        <w:rPr>
          <w:b/>
          <w:bCs/>
          <w:sz w:val="24"/>
          <w:szCs w:val="24"/>
        </w:rPr>
      </w:pPr>
      <w:r w:rsidRPr="001F2598">
        <w:rPr>
          <w:b/>
          <w:bCs/>
          <w:sz w:val="24"/>
          <w:szCs w:val="24"/>
        </w:rPr>
        <w:t>ST.</w:t>
      </w:r>
      <w:r w:rsidR="004E5482" w:rsidRPr="001F2598">
        <w:rPr>
          <w:b/>
          <w:bCs/>
          <w:sz w:val="24"/>
          <w:szCs w:val="24"/>
        </w:rPr>
        <w:t xml:space="preserve"> PETERS LUTHERN CHURCH</w:t>
      </w:r>
    </w:p>
    <w:p w14:paraId="02C2002B" w14:textId="77777777" w:rsidR="00762700" w:rsidRPr="001F2598" w:rsidRDefault="00ED25CD" w:rsidP="00762700">
      <w:pPr>
        <w:pStyle w:val="ListParagraph"/>
        <w:tabs>
          <w:tab w:val="left" w:pos="2136"/>
        </w:tabs>
        <w:rPr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t>PASTER :</w:t>
      </w:r>
      <w:proofErr w:type="gramEnd"/>
      <w:r w:rsidR="00286F1E" w:rsidRPr="001F2598">
        <w:rPr>
          <w:b/>
          <w:bCs/>
          <w:sz w:val="24"/>
          <w:szCs w:val="24"/>
        </w:rPr>
        <w:t xml:space="preserve"> </w:t>
      </w:r>
      <w:r w:rsidR="00286F1E" w:rsidRPr="001F2598">
        <w:rPr>
          <w:sz w:val="24"/>
          <w:szCs w:val="24"/>
        </w:rPr>
        <w:t xml:space="preserve">PAMIDI </w:t>
      </w:r>
      <w:proofErr w:type="gramStart"/>
      <w:r w:rsidR="00286F1E" w:rsidRPr="001F2598">
        <w:rPr>
          <w:sz w:val="24"/>
          <w:szCs w:val="24"/>
        </w:rPr>
        <w:t>VIJAYARAJU  S</w:t>
      </w:r>
      <w:proofErr w:type="gramEnd"/>
      <w:r w:rsidR="00286F1E" w:rsidRPr="001F2598">
        <w:rPr>
          <w:sz w:val="24"/>
          <w:szCs w:val="24"/>
        </w:rPr>
        <w:t xml:space="preserve">/O </w:t>
      </w:r>
      <w:r w:rsidR="00762700" w:rsidRPr="001F2598">
        <w:rPr>
          <w:sz w:val="24"/>
          <w:szCs w:val="24"/>
        </w:rPr>
        <w:t xml:space="preserve">DEVASAHAYAM   </w:t>
      </w:r>
    </w:p>
    <w:p w14:paraId="34823324" w14:textId="7E5BC897" w:rsidR="00ED25CD" w:rsidRPr="001F2598" w:rsidRDefault="00762700" w:rsidP="00233643">
      <w:pPr>
        <w:pStyle w:val="ListParagraph"/>
        <w:tabs>
          <w:tab w:val="left" w:pos="2136"/>
        </w:tabs>
        <w:rPr>
          <w:b/>
          <w:bCs/>
          <w:sz w:val="24"/>
          <w:szCs w:val="24"/>
        </w:rPr>
      </w:pPr>
      <w:r w:rsidRPr="001F2598">
        <w:rPr>
          <w:sz w:val="24"/>
          <w:szCs w:val="24"/>
        </w:rPr>
        <w:t xml:space="preserve">                 A/        C/SC MALA</w:t>
      </w:r>
      <w:r w:rsidRPr="001F2598">
        <w:rPr>
          <w:b/>
          <w:bCs/>
          <w:sz w:val="24"/>
          <w:szCs w:val="24"/>
        </w:rPr>
        <w:t xml:space="preserve">      </w:t>
      </w:r>
      <w:r w:rsidR="00233643" w:rsidRPr="001F2598">
        <w:rPr>
          <w:b/>
          <w:bCs/>
          <w:sz w:val="24"/>
          <w:szCs w:val="24"/>
        </w:rPr>
        <w:t xml:space="preserve"> </w:t>
      </w:r>
      <w:r w:rsidR="00233643" w:rsidRPr="001F2598">
        <w:rPr>
          <w:color w:val="ED7D31" w:themeColor="accent2"/>
          <w:sz w:val="24"/>
          <w:szCs w:val="24"/>
        </w:rPr>
        <w:t>7013830211</w:t>
      </w:r>
      <w:r w:rsidR="00ED25CD" w:rsidRPr="001F2598">
        <w:rPr>
          <w:b/>
          <w:bCs/>
          <w:color w:val="ED7D31" w:themeColor="accent2"/>
          <w:sz w:val="24"/>
          <w:szCs w:val="24"/>
        </w:rPr>
        <w:t xml:space="preserve"> </w:t>
      </w:r>
    </w:p>
    <w:p w14:paraId="439ED97D" w14:textId="77777777" w:rsidR="00233643" w:rsidRPr="001F2598" w:rsidRDefault="00484EAC" w:rsidP="00233643">
      <w:pPr>
        <w:pStyle w:val="ListParagraph"/>
        <w:numPr>
          <w:ilvl w:val="0"/>
          <w:numId w:val="8"/>
        </w:numPr>
        <w:tabs>
          <w:tab w:val="left" w:pos="2136"/>
        </w:tabs>
        <w:rPr>
          <w:b/>
          <w:bCs/>
          <w:sz w:val="24"/>
          <w:szCs w:val="24"/>
        </w:rPr>
      </w:pPr>
      <w:r w:rsidRPr="001F2598">
        <w:rPr>
          <w:b/>
          <w:bCs/>
          <w:sz w:val="24"/>
          <w:szCs w:val="24"/>
        </w:rPr>
        <w:t>HOSANNA MANDIR</w:t>
      </w:r>
    </w:p>
    <w:p w14:paraId="6FBDBD5E" w14:textId="6336AD2F" w:rsidR="007F3559" w:rsidRPr="001F2598" w:rsidRDefault="00233643" w:rsidP="00233643">
      <w:pPr>
        <w:pStyle w:val="ListParagraph"/>
        <w:tabs>
          <w:tab w:val="left" w:pos="2136"/>
        </w:tabs>
        <w:rPr>
          <w:b/>
          <w:bCs/>
          <w:sz w:val="24"/>
          <w:szCs w:val="24"/>
        </w:rPr>
      </w:pPr>
      <w:proofErr w:type="gramStart"/>
      <w:r w:rsidRPr="001F2598">
        <w:rPr>
          <w:b/>
          <w:bCs/>
          <w:sz w:val="24"/>
          <w:szCs w:val="24"/>
        </w:rPr>
        <w:lastRenderedPageBreak/>
        <w:t>PAASTER :</w:t>
      </w:r>
      <w:proofErr w:type="gramEnd"/>
      <w:r w:rsidRPr="001F2598">
        <w:rPr>
          <w:b/>
          <w:bCs/>
          <w:sz w:val="24"/>
          <w:szCs w:val="24"/>
        </w:rPr>
        <w:t xml:space="preserve"> </w:t>
      </w:r>
    </w:p>
    <w:p w14:paraId="3303C099" w14:textId="77777777" w:rsidR="00424F7A" w:rsidRPr="00DC379F" w:rsidRDefault="00424F7A" w:rsidP="00183B91">
      <w:pPr>
        <w:tabs>
          <w:tab w:val="left" w:pos="840"/>
          <w:tab w:val="left" w:pos="1200"/>
        </w:tabs>
        <w:rPr>
          <w:b/>
          <w:bCs/>
        </w:rPr>
      </w:pPr>
    </w:p>
    <w:p w14:paraId="12F13D9F" w14:textId="14AEE3EB" w:rsidR="004713D8" w:rsidRPr="00DC379F" w:rsidRDefault="00BF5A2D" w:rsidP="00B3542A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</w:rPr>
      </w:pPr>
      <w:r w:rsidRPr="00DE7D0C">
        <w:rPr>
          <w:b/>
          <w:bCs/>
          <w:color w:val="EE0000"/>
          <w:sz w:val="32"/>
          <w:szCs w:val="32"/>
        </w:rPr>
        <w:t>MOSQUE/</w:t>
      </w:r>
      <w:r w:rsidR="004A41DD" w:rsidRPr="00DE7D0C">
        <w:rPr>
          <w:b/>
          <w:bCs/>
          <w:color w:val="EE0000"/>
          <w:sz w:val="32"/>
          <w:szCs w:val="32"/>
        </w:rPr>
        <w:t>EDGA/</w:t>
      </w:r>
      <w:proofErr w:type="gramStart"/>
      <w:r w:rsidR="004A41DD" w:rsidRPr="00DE7D0C">
        <w:rPr>
          <w:b/>
          <w:bCs/>
          <w:color w:val="EE0000"/>
          <w:sz w:val="32"/>
          <w:szCs w:val="32"/>
        </w:rPr>
        <w:t>DARGAS</w:t>
      </w:r>
      <w:r w:rsidR="007E123B" w:rsidRPr="00DE7D0C">
        <w:rPr>
          <w:b/>
          <w:bCs/>
          <w:color w:val="EE0000"/>
          <w:sz w:val="32"/>
          <w:szCs w:val="32"/>
        </w:rPr>
        <w:t xml:space="preserve"> </w:t>
      </w:r>
      <w:r w:rsidR="007E123B" w:rsidRPr="00DC379F">
        <w:rPr>
          <w:b/>
          <w:bCs/>
        </w:rPr>
        <w:t>:</w:t>
      </w:r>
      <w:proofErr w:type="gramEnd"/>
      <w:r w:rsidR="007E123B" w:rsidRPr="00DC379F">
        <w:rPr>
          <w:b/>
          <w:bCs/>
        </w:rPr>
        <w:t xml:space="preserve"> NIL </w:t>
      </w:r>
    </w:p>
    <w:p w14:paraId="5288B8DD" w14:textId="00E13A7C" w:rsidR="007E123B" w:rsidRPr="00DE7D0C" w:rsidRDefault="002D7565" w:rsidP="00B3542A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color w:val="EE0000"/>
          <w:sz w:val="32"/>
          <w:szCs w:val="32"/>
        </w:rPr>
      </w:pPr>
      <w:r w:rsidRPr="00DE7D0C">
        <w:rPr>
          <w:b/>
          <w:bCs/>
          <w:color w:val="EE0000"/>
          <w:sz w:val="32"/>
          <w:szCs w:val="32"/>
        </w:rPr>
        <w:t xml:space="preserve">SACHIVALAYAM </w:t>
      </w:r>
      <w:proofErr w:type="gramStart"/>
      <w:r w:rsidRPr="00DE7D0C">
        <w:rPr>
          <w:b/>
          <w:bCs/>
          <w:color w:val="EE0000"/>
          <w:sz w:val="32"/>
          <w:szCs w:val="32"/>
        </w:rPr>
        <w:t>EMPLOYEES</w:t>
      </w:r>
      <w:proofErr w:type="gramEnd"/>
      <w:r w:rsidRPr="00DE7D0C">
        <w:rPr>
          <w:b/>
          <w:bCs/>
          <w:color w:val="EE0000"/>
          <w:sz w:val="32"/>
          <w:szCs w:val="32"/>
        </w:rPr>
        <w:t xml:space="preserve"> DETAILS: </w:t>
      </w:r>
    </w:p>
    <w:p w14:paraId="3E1E4BC9" w14:textId="07694DCB" w:rsidR="00246974" w:rsidRPr="00DE7D0C" w:rsidRDefault="00246974" w:rsidP="00B3542A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color w:val="EE0000"/>
          <w:sz w:val="32"/>
          <w:szCs w:val="32"/>
        </w:rPr>
      </w:pPr>
      <w:r w:rsidRPr="00DE7D0C">
        <w:rPr>
          <w:b/>
          <w:bCs/>
          <w:color w:val="EE0000"/>
          <w:sz w:val="32"/>
          <w:szCs w:val="32"/>
        </w:rPr>
        <w:t xml:space="preserve">GOVT AND PRIVATE HOSPITALS </w:t>
      </w:r>
      <w:proofErr w:type="gramStart"/>
      <w:r w:rsidRPr="00DE7D0C">
        <w:rPr>
          <w:b/>
          <w:bCs/>
          <w:color w:val="EE0000"/>
          <w:sz w:val="32"/>
          <w:szCs w:val="32"/>
        </w:rPr>
        <w:t>DETAILS</w:t>
      </w:r>
      <w:r w:rsidR="007C52B1" w:rsidRPr="00DE7D0C">
        <w:rPr>
          <w:b/>
          <w:bCs/>
          <w:color w:val="EE0000"/>
          <w:sz w:val="32"/>
          <w:szCs w:val="32"/>
        </w:rPr>
        <w:t xml:space="preserve"> :</w:t>
      </w:r>
      <w:proofErr w:type="gramEnd"/>
    </w:p>
    <w:p w14:paraId="622AFC86" w14:textId="0FD5FD1B" w:rsidR="007C52B1" w:rsidRPr="001F2598" w:rsidRDefault="007C52B1" w:rsidP="007C52B1">
      <w:pPr>
        <w:pStyle w:val="ListParagraph"/>
        <w:tabs>
          <w:tab w:val="left" w:pos="840"/>
          <w:tab w:val="left" w:pos="1200"/>
        </w:tabs>
        <w:ind w:left="360"/>
        <w:rPr>
          <w:sz w:val="24"/>
          <w:szCs w:val="24"/>
        </w:rPr>
      </w:pPr>
      <w:proofErr w:type="gramStart"/>
      <w:r w:rsidRPr="001F2598">
        <w:rPr>
          <w:b/>
          <w:bCs/>
          <w:sz w:val="28"/>
          <w:szCs w:val="28"/>
        </w:rPr>
        <w:t xml:space="preserve">RMP </w:t>
      </w:r>
      <w:r w:rsidRPr="001F2598">
        <w:rPr>
          <w:b/>
          <w:bCs/>
          <w:sz w:val="24"/>
          <w:szCs w:val="24"/>
        </w:rPr>
        <w:t>:</w:t>
      </w:r>
      <w:proofErr w:type="gramEnd"/>
      <w:r w:rsidRPr="001F2598">
        <w:rPr>
          <w:b/>
          <w:bCs/>
          <w:sz w:val="24"/>
          <w:szCs w:val="24"/>
        </w:rPr>
        <w:t xml:space="preserve"> </w:t>
      </w:r>
      <w:r w:rsidRPr="001F2598">
        <w:rPr>
          <w:sz w:val="24"/>
          <w:szCs w:val="24"/>
        </w:rPr>
        <w:t xml:space="preserve">PARCHURI </w:t>
      </w:r>
      <w:proofErr w:type="gramStart"/>
      <w:r w:rsidRPr="001F2598">
        <w:rPr>
          <w:sz w:val="24"/>
          <w:szCs w:val="24"/>
        </w:rPr>
        <w:t>LAKSH</w:t>
      </w:r>
      <w:r w:rsidR="00242885" w:rsidRPr="001F2598">
        <w:rPr>
          <w:sz w:val="24"/>
          <w:szCs w:val="24"/>
        </w:rPr>
        <w:t xml:space="preserve">MANACHARYULU </w:t>
      </w:r>
      <w:r w:rsidR="002A01CC" w:rsidRPr="001F2598">
        <w:rPr>
          <w:sz w:val="24"/>
          <w:szCs w:val="24"/>
        </w:rPr>
        <w:t xml:space="preserve"> S</w:t>
      </w:r>
      <w:proofErr w:type="gramEnd"/>
      <w:r w:rsidR="002A01CC" w:rsidRPr="001F2598">
        <w:rPr>
          <w:sz w:val="24"/>
          <w:szCs w:val="24"/>
        </w:rPr>
        <w:t>/O SEETHA</w:t>
      </w:r>
      <w:r w:rsidR="00A32927" w:rsidRPr="001F2598">
        <w:rPr>
          <w:sz w:val="24"/>
          <w:szCs w:val="24"/>
        </w:rPr>
        <w:t>RAAM</w:t>
      </w:r>
      <w:r w:rsidR="00C70B64" w:rsidRPr="001F2598">
        <w:rPr>
          <w:sz w:val="24"/>
          <w:szCs w:val="24"/>
        </w:rPr>
        <w:t xml:space="preserve">CHARYULU </w:t>
      </w:r>
    </w:p>
    <w:p w14:paraId="1D6D3200" w14:textId="16972654" w:rsidR="00C70B64" w:rsidRPr="001F2598" w:rsidRDefault="00C70B64" w:rsidP="007C52B1">
      <w:pPr>
        <w:pStyle w:val="ListParagraph"/>
        <w:tabs>
          <w:tab w:val="left" w:pos="840"/>
          <w:tab w:val="left" w:pos="1200"/>
        </w:tabs>
        <w:ind w:left="360"/>
        <w:rPr>
          <w:sz w:val="24"/>
          <w:szCs w:val="24"/>
        </w:rPr>
      </w:pPr>
      <w:r w:rsidRPr="001F2598">
        <w:rPr>
          <w:sz w:val="24"/>
          <w:szCs w:val="24"/>
        </w:rPr>
        <w:t xml:space="preserve">              A//</w:t>
      </w:r>
      <w:proofErr w:type="gramStart"/>
      <w:r w:rsidRPr="001F2598">
        <w:rPr>
          <w:sz w:val="24"/>
          <w:szCs w:val="24"/>
        </w:rPr>
        <w:t>51,  C</w:t>
      </w:r>
      <w:proofErr w:type="gramEnd"/>
      <w:r w:rsidRPr="001F2598">
        <w:rPr>
          <w:sz w:val="24"/>
          <w:szCs w:val="24"/>
        </w:rPr>
        <w:t>/</w:t>
      </w:r>
      <w:proofErr w:type="gramStart"/>
      <w:r w:rsidRPr="001F2598">
        <w:rPr>
          <w:sz w:val="24"/>
          <w:szCs w:val="24"/>
        </w:rPr>
        <w:t xml:space="preserve">BRAHMIN,  </w:t>
      </w:r>
      <w:r w:rsidR="00CB1F2A" w:rsidRPr="001F2598">
        <w:rPr>
          <w:sz w:val="24"/>
          <w:szCs w:val="24"/>
        </w:rPr>
        <w:t>9866212442</w:t>
      </w:r>
      <w:proofErr w:type="gramEnd"/>
    </w:p>
    <w:p w14:paraId="19CAA908" w14:textId="77777777" w:rsidR="00312574" w:rsidRPr="001F2598" w:rsidRDefault="00312574" w:rsidP="007C52B1">
      <w:pPr>
        <w:pStyle w:val="ListParagraph"/>
        <w:tabs>
          <w:tab w:val="left" w:pos="840"/>
          <w:tab w:val="left" w:pos="1200"/>
        </w:tabs>
        <w:ind w:left="360"/>
        <w:rPr>
          <w:sz w:val="24"/>
          <w:szCs w:val="24"/>
        </w:rPr>
      </w:pPr>
    </w:p>
    <w:p w14:paraId="57F17E85" w14:textId="3D610CC5" w:rsidR="00DC7739" w:rsidRPr="001F2598" w:rsidRDefault="005362A6" w:rsidP="00D76977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sz w:val="24"/>
          <w:szCs w:val="24"/>
        </w:rPr>
      </w:pPr>
      <w:r w:rsidRPr="00DE7D0C">
        <w:rPr>
          <w:b/>
          <w:bCs/>
          <w:color w:val="EE0000"/>
          <w:sz w:val="32"/>
          <w:szCs w:val="32"/>
        </w:rPr>
        <w:t xml:space="preserve">MERCHANTS ASSOCIATION </w:t>
      </w:r>
      <w:r w:rsidR="00DC7739" w:rsidRPr="00DE7D0C">
        <w:rPr>
          <w:b/>
          <w:bCs/>
          <w:color w:val="EE0000"/>
          <w:sz w:val="32"/>
          <w:szCs w:val="32"/>
        </w:rPr>
        <w:t>[</w:t>
      </w:r>
      <w:proofErr w:type="gramStart"/>
      <w:r w:rsidR="00DC7739" w:rsidRPr="00DE7D0C">
        <w:rPr>
          <w:b/>
          <w:bCs/>
          <w:color w:val="EE0000"/>
          <w:sz w:val="32"/>
          <w:szCs w:val="32"/>
        </w:rPr>
        <w:t>GOLD,PACHARI</w:t>
      </w:r>
      <w:proofErr w:type="gramEnd"/>
      <w:r w:rsidR="00DC7739" w:rsidRPr="00DE7D0C">
        <w:rPr>
          <w:b/>
          <w:bCs/>
          <w:color w:val="EE0000"/>
          <w:sz w:val="32"/>
          <w:szCs w:val="32"/>
        </w:rPr>
        <w:t>,MARKET, MILLETS</w:t>
      </w:r>
      <w:proofErr w:type="gramStart"/>
      <w:r w:rsidR="00DC7739" w:rsidRPr="00DE7D0C">
        <w:rPr>
          <w:b/>
          <w:bCs/>
          <w:color w:val="EE0000"/>
          <w:sz w:val="32"/>
          <w:szCs w:val="32"/>
        </w:rPr>
        <w:t xml:space="preserve">] </w:t>
      </w:r>
      <w:r w:rsidR="00DC7739" w:rsidRPr="001F2598">
        <w:rPr>
          <w:b/>
          <w:bCs/>
          <w:sz w:val="24"/>
          <w:szCs w:val="24"/>
        </w:rPr>
        <w:t>:</w:t>
      </w:r>
      <w:r w:rsidR="00D76977" w:rsidRPr="001F2598">
        <w:rPr>
          <w:b/>
          <w:bCs/>
          <w:sz w:val="24"/>
          <w:szCs w:val="24"/>
        </w:rPr>
        <w:t>NIL</w:t>
      </w:r>
      <w:proofErr w:type="gramEnd"/>
    </w:p>
    <w:p w14:paraId="0E309BE3" w14:textId="60BA78A4" w:rsidR="00D76977" w:rsidRPr="00DE7D0C" w:rsidRDefault="00FD0D3B" w:rsidP="00D76977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color w:val="EE0000"/>
          <w:sz w:val="32"/>
          <w:szCs w:val="32"/>
        </w:rPr>
      </w:pPr>
      <w:r w:rsidRPr="00DE7D0C">
        <w:rPr>
          <w:b/>
          <w:bCs/>
          <w:color w:val="EE0000"/>
          <w:sz w:val="32"/>
          <w:szCs w:val="32"/>
        </w:rPr>
        <w:t>NGO</w:t>
      </w:r>
      <w:r w:rsidR="00FE04B7" w:rsidRPr="00DE7D0C">
        <w:rPr>
          <w:b/>
          <w:bCs/>
          <w:color w:val="EE0000"/>
          <w:sz w:val="32"/>
          <w:szCs w:val="32"/>
        </w:rPr>
        <w:t xml:space="preserve">’S </w:t>
      </w:r>
      <w:proofErr w:type="gramStart"/>
      <w:r w:rsidR="00FE04B7" w:rsidRPr="00DE7D0C">
        <w:rPr>
          <w:b/>
          <w:bCs/>
          <w:color w:val="EE0000"/>
          <w:sz w:val="32"/>
          <w:szCs w:val="32"/>
        </w:rPr>
        <w:t>LIST :</w:t>
      </w:r>
      <w:proofErr w:type="gramEnd"/>
    </w:p>
    <w:p w14:paraId="2BAA029F" w14:textId="06E548F1" w:rsidR="00FE04B7" w:rsidRPr="001F2598" w:rsidRDefault="00653885" w:rsidP="00D76977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sz w:val="24"/>
          <w:szCs w:val="24"/>
        </w:rPr>
      </w:pPr>
      <w:proofErr w:type="gramStart"/>
      <w:r w:rsidRPr="00DE7D0C">
        <w:rPr>
          <w:b/>
          <w:bCs/>
          <w:color w:val="EE0000"/>
          <w:sz w:val="32"/>
          <w:szCs w:val="32"/>
        </w:rPr>
        <w:t>SATRAALU,ROOMS</w:t>
      </w:r>
      <w:proofErr w:type="gramEnd"/>
      <w:r w:rsidR="008227C2" w:rsidRPr="00DE7D0C">
        <w:rPr>
          <w:b/>
          <w:bCs/>
          <w:color w:val="EE0000"/>
          <w:sz w:val="32"/>
          <w:szCs w:val="32"/>
        </w:rPr>
        <w:t xml:space="preserve"> IN </w:t>
      </w:r>
      <w:proofErr w:type="gramStart"/>
      <w:r w:rsidR="008227C2" w:rsidRPr="00DE7D0C">
        <w:rPr>
          <w:b/>
          <w:bCs/>
          <w:color w:val="EE0000"/>
          <w:sz w:val="32"/>
          <w:szCs w:val="32"/>
        </w:rPr>
        <w:t xml:space="preserve">TEMPLES </w:t>
      </w:r>
      <w:r w:rsidR="008227C2" w:rsidRPr="00DC379F">
        <w:rPr>
          <w:b/>
          <w:bCs/>
        </w:rPr>
        <w:t>:</w:t>
      </w:r>
      <w:proofErr w:type="gramEnd"/>
      <w:r w:rsidR="008227C2" w:rsidRPr="00DC379F">
        <w:rPr>
          <w:b/>
          <w:bCs/>
        </w:rPr>
        <w:t xml:space="preserve"> </w:t>
      </w:r>
      <w:r w:rsidR="008227C2" w:rsidRPr="001F2598">
        <w:rPr>
          <w:b/>
          <w:bCs/>
          <w:sz w:val="24"/>
          <w:szCs w:val="24"/>
        </w:rPr>
        <w:t>NIL</w:t>
      </w:r>
    </w:p>
    <w:p w14:paraId="215C85F8" w14:textId="2F6A0183" w:rsidR="008227C2" w:rsidRPr="001F2598" w:rsidRDefault="00E63B63" w:rsidP="00D76977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sz w:val="24"/>
          <w:szCs w:val="24"/>
        </w:rPr>
      </w:pPr>
      <w:r w:rsidRPr="00DE7D0C">
        <w:rPr>
          <w:b/>
          <w:bCs/>
          <w:color w:val="EE0000"/>
          <w:sz w:val="32"/>
          <w:szCs w:val="32"/>
        </w:rPr>
        <w:t xml:space="preserve">HOTELS, </w:t>
      </w:r>
      <w:proofErr w:type="gramStart"/>
      <w:r w:rsidRPr="00DE7D0C">
        <w:rPr>
          <w:b/>
          <w:bCs/>
          <w:color w:val="EE0000"/>
          <w:sz w:val="32"/>
          <w:szCs w:val="32"/>
        </w:rPr>
        <w:t>OWNERS,</w:t>
      </w:r>
      <w:r w:rsidR="00D1245C" w:rsidRPr="00DE7D0C">
        <w:rPr>
          <w:b/>
          <w:bCs/>
          <w:color w:val="EE0000"/>
          <w:sz w:val="32"/>
          <w:szCs w:val="32"/>
        </w:rPr>
        <w:t>LAND</w:t>
      </w:r>
      <w:proofErr w:type="gramEnd"/>
      <w:r w:rsidR="00D1245C" w:rsidRPr="00DE7D0C">
        <w:rPr>
          <w:b/>
          <w:bCs/>
          <w:color w:val="EE0000"/>
          <w:sz w:val="32"/>
          <w:szCs w:val="32"/>
        </w:rPr>
        <w:t xml:space="preserve"> LINE AND MANAGER FULL DETAAILS</w:t>
      </w:r>
      <w:r w:rsidR="00D1245C" w:rsidRPr="00DC379F">
        <w:rPr>
          <w:b/>
          <w:bCs/>
        </w:rPr>
        <w:t xml:space="preserve">: </w:t>
      </w:r>
      <w:r w:rsidR="00D1245C" w:rsidRPr="001F2598">
        <w:rPr>
          <w:b/>
          <w:bCs/>
          <w:sz w:val="24"/>
          <w:szCs w:val="24"/>
        </w:rPr>
        <w:t>NIL</w:t>
      </w:r>
    </w:p>
    <w:p w14:paraId="0074F00E" w14:textId="3B87129C" w:rsidR="00D1245C" w:rsidRPr="00DE7D0C" w:rsidRDefault="0035799A" w:rsidP="00D76977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color w:val="EE0000"/>
          <w:sz w:val="32"/>
          <w:szCs w:val="32"/>
        </w:rPr>
      </w:pPr>
      <w:r w:rsidRPr="00DE7D0C">
        <w:rPr>
          <w:b/>
          <w:bCs/>
          <w:color w:val="EE0000"/>
          <w:sz w:val="32"/>
          <w:szCs w:val="32"/>
        </w:rPr>
        <w:t xml:space="preserve">POST OFFICE AND POSTMAN </w:t>
      </w:r>
      <w:proofErr w:type="gramStart"/>
      <w:r w:rsidRPr="00DE7D0C">
        <w:rPr>
          <w:b/>
          <w:bCs/>
          <w:color w:val="EE0000"/>
          <w:sz w:val="32"/>
          <w:szCs w:val="32"/>
        </w:rPr>
        <w:t>DETAILS :</w:t>
      </w:r>
      <w:proofErr w:type="gramEnd"/>
    </w:p>
    <w:p w14:paraId="3BEEDF3E" w14:textId="17774119" w:rsidR="0035799A" w:rsidRPr="00DE7D0C" w:rsidRDefault="00464023" w:rsidP="00464023">
      <w:pPr>
        <w:pStyle w:val="ListParagraph"/>
        <w:tabs>
          <w:tab w:val="left" w:pos="840"/>
          <w:tab w:val="left" w:pos="1200"/>
        </w:tabs>
        <w:ind w:left="360"/>
        <w:rPr>
          <w:sz w:val="24"/>
          <w:szCs w:val="24"/>
        </w:rPr>
      </w:pPr>
      <w:r w:rsidRPr="00DE7D0C">
        <w:rPr>
          <w:b/>
          <w:bCs/>
          <w:sz w:val="24"/>
          <w:szCs w:val="24"/>
        </w:rPr>
        <w:t xml:space="preserve">POST </w:t>
      </w:r>
      <w:proofErr w:type="gramStart"/>
      <w:r w:rsidRPr="00DE7D0C">
        <w:rPr>
          <w:b/>
          <w:bCs/>
          <w:sz w:val="24"/>
          <w:szCs w:val="24"/>
        </w:rPr>
        <w:t>MASTER :</w:t>
      </w:r>
      <w:proofErr w:type="gramEnd"/>
      <w:r w:rsidRPr="00DE7D0C">
        <w:rPr>
          <w:b/>
          <w:bCs/>
          <w:sz w:val="24"/>
          <w:szCs w:val="24"/>
        </w:rPr>
        <w:t xml:space="preserve"> </w:t>
      </w:r>
      <w:r w:rsidRPr="00DE7D0C">
        <w:rPr>
          <w:sz w:val="24"/>
          <w:szCs w:val="24"/>
        </w:rPr>
        <w:t xml:space="preserve">BEJJAM KISHORE BABU S/O </w:t>
      </w:r>
      <w:r w:rsidR="005612EB" w:rsidRPr="00DE7D0C">
        <w:rPr>
          <w:sz w:val="24"/>
          <w:szCs w:val="24"/>
        </w:rPr>
        <w:t xml:space="preserve">KANTHARAO </w:t>
      </w:r>
    </w:p>
    <w:p w14:paraId="5C796F73" w14:textId="1B9CEE2E" w:rsidR="00286636" w:rsidRPr="00DE7D0C" w:rsidRDefault="005612EB" w:rsidP="00250685">
      <w:pPr>
        <w:pStyle w:val="ListParagraph"/>
        <w:tabs>
          <w:tab w:val="left" w:pos="840"/>
          <w:tab w:val="left" w:pos="1200"/>
        </w:tabs>
        <w:ind w:left="360"/>
        <w:rPr>
          <w:sz w:val="24"/>
          <w:szCs w:val="24"/>
        </w:rPr>
      </w:pPr>
      <w:r w:rsidRPr="00DE7D0C">
        <w:rPr>
          <w:sz w:val="24"/>
          <w:szCs w:val="24"/>
        </w:rPr>
        <w:t xml:space="preserve">                             A/30, C/SC MALA, </w:t>
      </w:r>
      <w:r w:rsidR="00466AC6" w:rsidRPr="00DE7D0C">
        <w:rPr>
          <w:sz w:val="24"/>
          <w:szCs w:val="24"/>
        </w:rPr>
        <w:t>R/O NIDUBROLU  955366335</w:t>
      </w:r>
      <w:r w:rsidR="00250685" w:rsidRPr="00DE7D0C">
        <w:rPr>
          <w:sz w:val="24"/>
          <w:szCs w:val="24"/>
        </w:rPr>
        <w:t>3</w:t>
      </w:r>
    </w:p>
    <w:p w14:paraId="75479DC3" w14:textId="7FBBF1D2" w:rsidR="00250685" w:rsidRPr="00DE7D0C" w:rsidRDefault="00250685" w:rsidP="00250685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DE7D0C">
        <w:rPr>
          <w:b/>
          <w:bCs/>
          <w:color w:val="EE0000"/>
          <w:sz w:val="32"/>
          <w:szCs w:val="32"/>
        </w:rPr>
        <w:t xml:space="preserve">BANK </w:t>
      </w:r>
      <w:proofErr w:type="gramStart"/>
      <w:r w:rsidRPr="00DE7D0C">
        <w:rPr>
          <w:b/>
          <w:bCs/>
          <w:color w:val="EE0000"/>
          <w:sz w:val="32"/>
          <w:szCs w:val="32"/>
        </w:rPr>
        <w:t>INFORMATION</w:t>
      </w:r>
      <w:r w:rsidR="00514B6B" w:rsidRPr="00DE7D0C">
        <w:rPr>
          <w:b/>
          <w:bCs/>
          <w:color w:val="EE0000"/>
          <w:sz w:val="32"/>
          <w:szCs w:val="32"/>
        </w:rPr>
        <w:t xml:space="preserve"> :</w:t>
      </w:r>
      <w:proofErr w:type="gramEnd"/>
      <w:r w:rsidR="00514B6B" w:rsidRPr="00DE7D0C">
        <w:t xml:space="preserve"> </w:t>
      </w:r>
      <w:r w:rsidR="00514B6B" w:rsidRPr="00DE7D0C">
        <w:rPr>
          <w:sz w:val="24"/>
          <w:szCs w:val="24"/>
        </w:rPr>
        <w:t>NO BANK</w:t>
      </w:r>
    </w:p>
    <w:p w14:paraId="6D191597" w14:textId="1F98EB4D" w:rsidR="00514B6B" w:rsidRPr="00DC379F" w:rsidRDefault="00514B6B" w:rsidP="00250685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</w:rPr>
      </w:pPr>
      <w:r w:rsidRPr="00DE7D0C">
        <w:rPr>
          <w:b/>
          <w:bCs/>
          <w:color w:val="EE0000"/>
          <w:sz w:val="32"/>
          <w:szCs w:val="32"/>
        </w:rPr>
        <w:t xml:space="preserve">AUTO </w:t>
      </w:r>
      <w:proofErr w:type="gramStart"/>
      <w:r w:rsidR="00160E11" w:rsidRPr="00DE7D0C">
        <w:rPr>
          <w:b/>
          <w:bCs/>
          <w:color w:val="EE0000"/>
          <w:sz w:val="32"/>
          <w:szCs w:val="32"/>
        </w:rPr>
        <w:t>UNION  -</w:t>
      </w:r>
      <w:proofErr w:type="gramEnd"/>
      <w:r w:rsidR="00160E11" w:rsidRPr="00DE7D0C">
        <w:rPr>
          <w:b/>
          <w:bCs/>
          <w:color w:val="EE0000"/>
          <w:sz w:val="32"/>
          <w:szCs w:val="32"/>
        </w:rPr>
        <w:t xml:space="preserve"> STAND </w:t>
      </w:r>
      <w:proofErr w:type="gramStart"/>
      <w:r w:rsidR="00160E11" w:rsidRPr="00DE7D0C">
        <w:rPr>
          <w:b/>
          <w:bCs/>
          <w:color w:val="EE0000"/>
          <w:sz w:val="32"/>
          <w:szCs w:val="32"/>
        </w:rPr>
        <w:t xml:space="preserve">WISE </w:t>
      </w:r>
      <w:r w:rsidR="00160E11" w:rsidRPr="00DC379F">
        <w:rPr>
          <w:b/>
          <w:bCs/>
        </w:rPr>
        <w:t>:</w:t>
      </w:r>
      <w:proofErr w:type="gramEnd"/>
    </w:p>
    <w:p w14:paraId="1627D257" w14:textId="77777777" w:rsidR="00160E11" w:rsidRPr="00DC379F" w:rsidRDefault="00160E11" w:rsidP="00160E11">
      <w:pPr>
        <w:pStyle w:val="ListParagraph"/>
        <w:tabs>
          <w:tab w:val="left" w:pos="840"/>
          <w:tab w:val="left" w:pos="1200"/>
        </w:tabs>
        <w:ind w:left="360"/>
        <w:rPr>
          <w:b/>
          <w:bCs/>
        </w:rPr>
      </w:pPr>
    </w:p>
    <w:p w14:paraId="2DF4C0CD" w14:textId="0513B262" w:rsidR="00E22D6F" w:rsidRPr="00DE7D0C" w:rsidRDefault="008B7A7D" w:rsidP="009629F7">
      <w:pPr>
        <w:pStyle w:val="ListParagraph"/>
        <w:numPr>
          <w:ilvl w:val="0"/>
          <w:numId w:val="10"/>
        </w:numPr>
        <w:tabs>
          <w:tab w:val="left" w:pos="840"/>
          <w:tab w:val="left" w:pos="1200"/>
        </w:tabs>
        <w:rPr>
          <w:sz w:val="24"/>
          <w:szCs w:val="24"/>
        </w:rPr>
      </w:pPr>
      <w:r w:rsidRPr="00DE7D0C">
        <w:rPr>
          <w:sz w:val="24"/>
          <w:szCs w:val="24"/>
        </w:rPr>
        <w:t>MOPARTHI SURIBABU</w:t>
      </w:r>
      <w:r w:rsidR="00810818" w:rsidRPr="00DE7D0C">
        <w:rPr>
          <w:sz w:val="24"/>
          <w:szCs w:val="24"/>
        </w:rPr>
        <w:t xml:space="preserve"> S/O </w:t>
      </w:r>
      <w:r w:rsidR="00576AA4" w:rsidRPr="00DE7D0C">
        <w:rPr>
          <w:sz w:val="24"/>
          <w:szCs w:val="24"/>
        </w:rPr>
        <w:t xml:space="preserve">BHASKARARAO </w:t>
      </w:r>
    </w:p>
    <w:p w14:paraId="11F35DD8" w14:textId="23C0BAAF" w:rsidR="00A04ED0" w:rsidRPr="00DE7D0C" w:rsidRDefault="00576AA4" w:rsidP="00A04ED0">
      <w:pPr>
        <w:pStyle w:val="ListParagraph"/>
        <w:tabs>
          <w:tab w:val="left" w:pos="840"/>
          <w:tab w:val="left" w:pos="1200"/>
        </w:tabs>
        <w:rPr>
          <w:sz w:val="24"/>
          <w:szCs w:val="24"/>
        </w:rPr>
      </w:pPr>
      <w:r w:rsidRPr="00DE7D0C">
        <w:rPr>
          <w:sz w:val="24"/>
          <w:szCs w:val="24"/>
        </w:rPr>
        <w:t xml:space="preserve">AUTO NO </w:t>
      </w:r>
      <w:r w:rsidR="0089065A" w:rsidRPr="00DE7D0C">
        <w:rPr>
          <w:b/>
          <w:bCs/>
          <w:color w:val="7030A0"/>
          <w:sz w:val="24"/>
          <w:szCs w:val="24"/>
        </w:rPr>
        <w:t>AP</w:t>
      </w:r>
      <w:r w:rsidR="00281F7A" w:rsidRPr="00DE7D0C">
        <w:rPr>
          <w:b/>
          <w:bCs/>
          <w:color w:val="7030A0"/>
          <w:sz w:val="24"/>
          <w:szCs w:val="24"/>
        </w:rPr>
        <w:t>07TK</w:t>
      </w:r>
      <w:r w:rsidR="00416A56" w:rsidRPr="00DE7D0C">
        <w:rPr>
          <w:b/>
          <w:bCs/>
          <w:color w:val="7030A0"/>
          <w:sz w:val="24"/>
          <w:szCs w:val="24"/>
        </w:rPr>
        <w:t>1913</w:t>
      </w:r>
      <w:r w:rsidR="00416A56" w:rsidRPr="00DE7D0C">
        <w:rPr>
          <w:sz w:val="24"/>
          <w:szCs w:val="24"/>
        </w:rPr>
        <w:t xml:space="preserve"> </w:t>
      </w:r>
      <w:r w:rsidR="00416A56" w:rsidRPr="00DE7D0C">
        <w:rPr>
          <w:sz w:val="24"/>
          <w:szCs w:val="24"/>
        </w:rPr>
        <w:tab/>
      </w:r>
      <w:r w:rsidR="00CA4941" w:rsidRPr="00DE7D0C">
        <w:rPr>
          <w:color w:val="ED7D31" w:themeColor="accent2"/>
          <w:sz w:val="24"/>
          <w:szCs w:val="24"/>
        </w:rPr>
        <w:t>986676</w:t>
      </w:r>
      <w:r w:rsidR="0023085A" w:rsidRPr="00DE7D0C">
        <w:rPr>
          <w:color w:val="ED7D31" w:themeColor="accent2"/>
          <w:sz w:val="24"/>
          <w:szCs w:val="24"/>
        </w:rPr>
        <w:t>267</w:t>
      </w:r>
      <w:r w:rsidR="009629F7" w:rsidRPr="00DE7D0C">
        <w:rPr>
          <w:color w:val="ED7D31" w:themeColor="accent2"/>
          <w:sz w:val="24"/>
          <w:szCs w:val="24"/>
        </w:rPr>
        <w:t>1</w:t>
      </w:r>
    </w:p>
    <w:p w14:paraId="77914F4C" w14:textId="4B10EB8D" w:rsidR="009629F7" w:rsidRPr="00DE7D0C" w:rsidRDefault="00882CC3" w:rsidP="00882CC3">
      <w:pPr>
        <w:pStyle w:val="ListParagraph"/>
        <w:numPr>
          <w:ilvl w:val="0"/>
          <w:numId w:val="10"/>
        </w:numPr>
        <w:tabs>
          <w:tab w:val="left" w:pos="840"/>
          <w:tab w:val="left" w:pos="1200"/>
        </w:tabs>
        <w:rPr>
          <w:sz w:val="24"/>
          <w:szCs w:val="24"/>
        </w:rPr>
      </w:pPr>
      <w:r w:rsidRPr="00DE7D0C">
        <w:rPr>
          <w:sz w:val="24"/>
          <w:szCs w:val="24"/>
        </w:rPr>
        <w:t>MOPARTHI NAGESWARARAO   S/O VEER RAGHAVULU</w:t>
      </w:r>
    </w:p>
    <w:p w14:paraId="46B2AF7D" w14:textId="75312492" w:rsidR="00882CC3" w:rsidRPr="00DE7D0C" w:rsidRDefault="006E374F" w:rsidP="006E374F">
      <w:pPr>
        <w:pStyle w:val="ListParagraph"/>
        <w:tabs>
          <w:tab w:val="left" w:pos="840"/>
          <w:tab w:val="left" w:pos="1200"/>
        </w:tabs>
        <w:rPr>
          <w:color w:val="ED7D31" w:themeColor="accent2"/>
          <w:sz w:val="24"/>
          <w:szCs w:val="24"/>
        </w:rPr>
      </w:pPr>
      <w:r w:rsidRPr="00DE7D0C">
        <w:rPr>
          <w:sz w:val="24"/>
          <w:szCs w:val="24"/>
        </w:rPr>
        <w:t xml:space="preserve">AUTO NO </w:t>
      </w:r>
      <w:r w:rsidRPr="00DE7D0C">
        <w:rPr>
          <w:b/>
          <w:bCs/>
          <w:color w:val="7030A0"/>
          <w:sz w:val="24"/>
          <w:szCs w:val="24"/>
        </w:rPr>
        <w:t>AP07TF</w:t>
      </w:r>
      <w:r w:rsidR="00CA7517" w:rsidRPr="00DE7D0C">
        <w:rPr>
          <w:b/>
          <w:bCs/>
          <w:color w:val="7030A0"/>
          <w:sz w:val="24"/>
          <w:szCs w:val="24"/>
        </w:rPr>
        <w:t xml:space="preserve">9046 </w:t>
      </w:r>
      <w:r w:rsidR="00CA7517" w:rsidRPr="00DE7D0C">
        <w:rPr>
          <w:sz w:val="24"/>
          <w:szCs w:val="24"/>
        </w:rPr>
        <w:t xml:space="preserve">     </w:t>
      </w:r>
      <w:r w:rsidR="00CA7517" w:rsidRPr="00DE7D0C">
        <w:rPr>
          <w:color w:val="ED7D31" w:themeColor="accent2"/>
          <w:sz w:val="24"/>
          <w:szCs w:val="24"/>
        </w:rPr>
        <w:t>99895511965</w:t>
      </w:r>
    </w:p>
    <w:p w14:paraId="4BD27760" w14:textId="2756AFF0" w:rsidR="00CA7517" w:rsidRPr="00DE7D0C" w:rsidRDefault="00CA7517" w:rsidP="00CA7517">
      <w:pPr>
        <w:pStyle w:val="ListParagraph"/>
        <w:numPr>
          <w:ilvl w:val="0"/>
          <w:numId w:val="10"/>
        </w:numPr>
        <w:tabs>
          <w:tab w:val="left" w:pos="840"/>
          <w:tab w:val="left" w:pos="1200"/>
        </w:tabs>
        <w:rPr>
          <w:sz w:val="24"/>
          <w:szCs w:val="24"/>
        </w:rPr>
      </w:pPr>
      <w:r w:rsidRPr="00DE7D0C">
        <w:rPr>
          <w:sz w:val="24"/>
          <w:szCs w:val="24"/>
        </w:rPr>
        <w:t xml:space="preserve">SK MASTHANVALI </w:t>
      </w:r>
    </w:p>
    <w:p w14:paraId="155F1154" w14:textId="12C40A2D" w:rsidR="007F1B78" w:rsidRPr="00DE7D0C" w:rsidRDefault="00824E17" w:rsidP="00824E17">
      <w:pPr>
        <w:tabs>
          <w:tab w:val="left" w:pos="840"/>
          <w:tab w:val="left" w:pos="1200"/>
        </w:tabs>
        <w:ind w:left="360"/>
        <w:rPr>
          <w:sz w:val="24"/>
          <w:szCs w:val="24"/>
        </w:rPr>
      </w:pPr>
      <w:r w:rsidRPr="00DE7D0C">
        <w:rPr>
          <w:sz w:val="24"/>
          <w:szCs w:val="24"/>
        </w:rPr>
        <w:t xml:space="preserve">        </w:t>
      </w:r>
      <w:r w:rsidR="007F1B78" w:rsidRPr="00DE7D0C">
        <w:rPr>
          <w:sz w:val="24"/>
          <w:szCs w:val="24"/>
        </w:rPr>
        <w:t xml:space="preserve">AUTO </w:t>
      </w:r>
      <w:proofErr w:type="gramStart"/>
      <w:r w:rsidR="007F1B78" w:rsidRPr="00DE7D0C">
        <w:rPr>
          <w:sz w:val="24"/>
          <w:szCs w:val="24"/>
        </w:rPr>
        <w:t xml:space="preserve">NO  </w:t>
      </w:r>
      <w:r w:rsidR="007F1B78" w:rsidRPr="00DE7D0C">
        <w:rPr>
          <w:b/>
          <w:bCs/>
          <w:color w:val="7030A0"/>
          <w:sz w:val="24"/>
          <w:szCs w:val="24"/>
        </w:rPr>
        <w:t>AP</w:t>
      </w:r>
      <w:proofErr w:type="gramEnd"/>
      <w:r w:rsidRPr="00DE7D0C">
        <w:rPr>
          <w:b/>
          <w:bCs/>
          <w:color w:val="7030A0"/>
          <w:sz w:val="24"/>
          <w:szCs w:val="24"/>
        </w:rPr>
        <w:t xml:space="preserve">27TX3006  </w:t>
      </w:r>
      <w:r w:rsidRPr="00DE7D0C">
        <w:rPr>
          <w:sz w:val="24"/>
          <w:szCs w:val="24"/>
        </w:rPr>
        <w:t xml:space="preserve">   </w:t>
      </w:r>
    </w:p>
    <w:p w14:paraId="25217095" w14:textId="0D13193A" w:rsidR="00824E17" w:rsidRPr="00DE7D0C" w:rsidRDefault="002A0B10" w:rsidP="00CA7517">
      <w:pPr>
        <w:pStyle w:val="ListParagraph"/>
        <w:numPr>
          <w:ilvl w:val="0"/>
          <w:numId w:val="10"/>
        </w:numPr>
        <w:tabs>
          <w:tab w:val="left" w:pos="840"/>
          <w:tab w:val="left" w:pos="1200"/>
        </w:tabs>
        <w:rPr>
          <w:sz w:val="24"/>
          <w:szCs w:val="24"/>
        </w:rPr>
      </w:pPr>
      <w:r w:rsidRPr="00DE7D0C">
        <w:rPr>
          <w:sz w:val="24"/>
          <w:szCs w:val="24"/>
        </w:rPr>
        <w:t xml:space="preserve">KHAGGA NAGENDRABABU  </w:t>
      </w:r>
    </w:p>
    <w:p w14:paraId="24D0AEE9" w14:textId="6F11A4CF" w:rsidR="002A0B10" w:rsidRPr="00DE7D0C" w:rsidRDefault="002A0B10" w:rsidP="002A0B10">
      <w:pPr>
        <w:pStyle w:val="ListParagraph"/>
        <w:tabs>
          <w:tab w:val="left" w:pos="840"/>
          <w:tab w:val="left" w:pos="1200"/>
        </w:tabs>
        <w:rPr>
          <w:sz w:val="24"/>
          <w:szCs w:val="24"/>
        </w:rPr>
      </w:pPr>
      <w:r w:rsidRPr="00DE7D0C">
        <w:rPr>
          <w:sz w:val="24"/>
          <w:szCs w:val="24"/>
        </w:rPr>
        <w:t xml:space="preserve">AUTO NO </w:t>
      </w:r>
      <w:r w:rsidRPr="00DE7D0C">
        <w:rPr>
          <w:b/>
          <w:bCs/>
          <w:color w:val="7030A0"/>
          <w:sz w:val="24"/>
          <w:szCs w:val="24"/>
        </w:rPr>
        <w:t>AP39</w:t>
      </w:r>
      <w:r w:rsidR="00B42FC1" w:rsidRPr="00DE7D0C">
        <w:rPr>
          <w:b/>
          <w:bCs/>
          <w:color w:val="7030A0"/>
          <w:sz w:val="24"/>
          <w:szCs w:val="24"/>
        </w:rPr>
        <w:t>TC3562</w:t>
      </w:r>
    </w:p>
    <w:p w14:paraId="10CA1134" w14:textId="2E78880A" w:rsidR="00B42FC1" w:rsidRPr="00DE7D0C" w:rsidRDefault="00F06678" w:rsidP="00B42FC1">
      <w:pPr>
        <w:pStyle w:val="ListParagraph"/>
        <w:numPr>
          <w:ilvl w:val="0"/>
          <w:numId w:val="10"/>
        </w:numPr>
        <w:tabs>
          <w:tab w:val="left" w:pos="840"/>
          <w:tab w:val="left" w:pos="1200"/>
        </w:tabs>
        <w:rPr>
          <w:sz w:val="24"/>
          <w:szCs w:val="24"/>
        </w:rPr>
      </w:pPr>
      <w:r w:rsidRPr="00DE7D0C">
        <w:rPr>
          <w:sz w:val="24"/>
          <w:szCs w:val="24"/>
        </w:rPr>
        <w:t xml:space="preserve">PAMULAPATI BUCHIBABU </w:t>
      </w:r>
    </w:p>
    <w:p w14:paraId="7D15647C" w14:textId="23539B35" w:rsidR="00F06678" w:rsidRPr="00DE7D0C" w:rsidRDefault="006912E1" w:rsidP="00F06678">
      <w:pPr>
        <w:pStyle w:val="ListParagraph"/>
        <w:tabs>
          <w:tab w:val="left" w:pos="840"/>
          <w:tab w:val="left" w:pos="1200"/>
        </w:tabs>
        <w:rPr>
          <w:sz w:val="24"/>
          <w:szCs w:val="24"/>
        </w:rPr>
      </w:pPr>
      <w:r w:rsidRPr="00DE7D0C">
        <w:rPr>
          <w:sz w:val="24"/>
          <w:szCs w:val="24"/>
        </w:rPr>
        <w:t xml:space="preserve">MAXI </w:t>
      </w:r>
      <w:proofErr w:type="gramStart"/>
      <w:r w:rsidRPr="00DE7D0C">
        <w:rPr>
          <w:sz w:val="24"/>
          <w:szCs w:val="24"/>
        </w:rPr>
        <w:t xml:space="preserve">CAB </w:t>
      </w:r>
      <w:r w:rsidR="00F06678" w:rsidRPr="00DE7D0C">
        <w:rPr>
          <w:sz w:val="24"/>
          <w:szCs w:val="24"/>
        </w:rPr>
        <w:t xml:space="preserve"> NO</w:t>
      </w:r>
      <w:proofErr w:type="gramEnd"/>
      <w:r w:rsidR="00F06678" w:rsidRPr="00DE7D0C">
        <w:rPr>
          <w:sz w:val="24"/>
          <w:szCs w:val="24"/>
        </w:rPr>
        <w:t xml:space="preserve"> </w:t>
      </w:r>
      <w:r w:rsidR="00F06678" w:rsidRPr="00DE7D0C">
        <w:rPr>
          <w:b/>
          <w:bCs/>
          <w:color w:val="7030A0"/>
          <w:sz w:val="24"/>
          <w:szCs w:val="24"/>
        </w:rPr>
        <w:t>AP</w:t>
      </w:r>
      <w:r w:rsidRPr="00DE7D0C">
        <w:rPr>
          <w:b/>
          <w:bCs/>
          <w:color w:val="7030A0"/>
          <w:sz w:val="24"/>
          <w:szCs w:val="24"/>
        </w:rPr>
        <w:t>16TA8877</w:t>
      </w:r>
    </w:p>
    <w:p w14:paraId="2F0A27EC" w14:textId="21778551" w:rsidR="007E2927" w:rsidRPr="00DE7D0C" w:rsidRDefault="007E2927" w:rsidP="007E2927">
      <w:pPr>
        <w:pStyle w:val="ListParagraph"/>
        <w:numPr>
          <w:ilvl w:val="0"/>
          <w:numId w:val="10"/>
        </w:numPr>
        <w:tabs>
          <w:tab w:val="left" w:pos="840"/>
          <w:tab w:val="left" w:pos="1200"/>
        </w:tabs>
        <w:rPr>
          <w:sz w:val="24"/>
          <w:szCs w:val="24"/>
        </w:rPr>
      </w:pPr>
      <w:r w:rsidRPr="00DE7D0C">
        <w:rPr>
          <w:sz w:val="24"/>
          <w:szCs w:val="24"/>
        </w:rPr>
        <w:t>KHAGGA BULLIAH S/O VEERAIAH</w:t>
      </w:r>
    </w:p>
    <w:p w14:paraId="61E7BBC1" w14:textId="3048EDF7" w:rsidR="007E2927" w:rsidRPr="00DE7D0C" w:rsidRDefault="003033D5" w:rsidP="002C252A">
      <w:pPr>
        <w:pStyle w:val="ListParagraph"/>
        <w:tabs>
          <w:tab w:val="left" w:pos="840"/>
          <w:tab w:val="left" w:pos="1200"/>
        </w:tabs>
        <w:rPr>
          <w:color w:val="EE0000"/>
          <w:sz w:val="24"/>
          <w:szCs w:val="24"/>
        </w:rPr>
      </w:pPr>
      <w:r w:rsidRPr="00DE7D0C">
        <w:rPr>
          <w:sz w:val="24"/>
          <w:szCs w:val="24"/>
        </w:rPr>
        <w:t xml:space="preserve">AUTO NO                                </w:t>
      </w:r>
      <w:r w:rsidRPr="00DE7D0C">
        <w:rPr>
          <w:color w:val="EE0000"/>
          <w:sz w:val="24"/>
          <w:szCs w:val="24"/>
        </w:rPr>
        <w:t>6300040</w:t>
      </w:r>
      <w:r w:rsidR="002C252A" w:rsidRPr="00DE7D0C">
        <w:rPr>
          <w:color w:val="EE0000"/>
          <w:sz w:val="24"/>
          <w:szCs w:val="24"/>
        </w:rPr>
        <w:t>9362</w:t>
      </w:r>
    </w:p>
    <w:p w14:paraId="5DB648E2" w14:textId="77777777" w:rsidR="002C252A" w:rsidRPr="00DC379F" w:rsidRDefault="002C252A" w:rsidP="002C252A">
      <w:pPr>
        <w:pStyle w:val="ListParagraph"/>
        <w:tabs>
          <w:tab w:val="left" w:pos="840"/>
          <w:tab w:val="left" w:pos="1200"/>
        </w:tabs>
        <w:rPr>
          <w:color w:val="EE0000"/>
        </w:rPr>
      </w:pPr>
    </w:p>
    <w:p w14:paraId="75157E8C" w14:textId="77777777" w:rsidR="002C252A" w:rsidRPr="00DC379F" w:rsidRDefault="002C252A" w:rsidP="002C252A">
      <w:pPr>
        <w:pStyle w:val="ListParagraph"/>
        <w:tabs>
          <w:tab w:val="left" w:pos="840"/>
          <w:tab w:val="left" w:pos="1200"/>
        </w:tabs>
      </w:pPr>
    </w:p>
    <w:p w14:paraId="4DF7939E" w14:textId="08955686" w:rsidR="00ED1F09" w:rsidRPr="001A1DA4" w:rsidRDefault="00ED1F09" w:rsidP="00ED1F09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sz w:val="24"/>
          <w:szCs w:val="24"/>
        </w:rPr>
      </w:pPr>
      <w:r w:rsidRPr="00DE7D0C">
        <w:rPr>
          <w:b/>
          <w:bCs/>
          <w:color w:val="EE0000"/>
          <w:sz w:val="32"/>
          <w:szCs w:val="32"/>
        </w:rPr>
        <w:t xml:space="preserve">RAILWAY </w:t>
      </w:r>
      <w:proofErr w:type="gramStart"/>
      <w:r w:rsidRPr="00DE7D0C">
        <w:rPr>
          <w:b/>
          <w:bCs/>
          <w:color w:val="EE0000"/>
          <w:sz w:val="32"/>
          <w:szCs w:val="32"/>
        </w:rPr>
        <w:t>STATION</w:t>
      </w:r>
      <w:r w:rsidR="00337D81" w:rsidRPr="00DE7D0C">
        <w:rPr>
          <w:b/>
          <w:bCs/>
          <w:color w:val="EE0000"/>
          <w:sz w:val="32"/>
          <w:szCs w:val="32"/>
        </w:rPr>
        <w:t xml:space="preserve"> :</w:t>
      </w:r>
      <w:proofErr w:type="gramEnd"/>
      <w:r w:rsidR="00337D81" w:rsidRPr="00DE7D0C">
        <w:rPr>
          <w:b/>
          <w:bCs/>
          <w:color w:val="EE0000"/>
          <w:sz w:val="32"/>
          <w:szCs w:val="32"/>
        </w:rPr>
        <w:t xml:space="preserve"> </w:t>
      </w:r>
      <w:r w:rsidR="00337D81" w:rsidRPr="001A1DA4">
        <w:rPr>
          <w:sz w:val="24"/>
          <w:szCs w:val="24"/>
        </w:rPr>
        <w:t>NIL</w:t>
      </w:r>
    </w:p>
    <w:p w14:paraId="7DE8217D" w14:textId="3FA86709" w:rsidR="00337D81" w:rsidRPr="00DC379F" w:rsidRDefault="00337D81" w:rsidP="00ED1F09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</w:rPr>
      </w:pPr>
      <w:r w:rsidRPr="00DE7D0C">
        <w:rPr>
          <w:b/>
          <w:bCs/>
          <w:color w:val="EE0000"/>
          <w:sz w:val="32"/>
          <w:szCs w:val="32"/>
        </w:rPr>
        <w:t xml:space="preserve">RATION SHOP – DEALER </w:t>
      </w:r>
      <w:proofErr w:type="gramStart"/>
      <w:r w:rsidRPr="00DE7D0C">
        <w:rPr>
          <w:b/>
          <w:bCs/>
          <w:color w:val="EE0000"/>
          <w:sz w:val="32"/>
          <w:szCs w:val="32"/>
        </w:rPr>
        <w:t>DETAILS</w:t>
      </w:r>
      <w:ins w:id="0" w:author="Microsoft Word" w:date="2025-10-22T08:15:00Z" w16du:dateUtc="2025-10-22T02:45:00Z">
        <w:r w:rsidR="00811069" w:rsidRPr="00DE7D0C">
          <w:rPr>
            <w:b/>
            <w:bCs/>
            <w:color w:val="EE0000"/>
            <w:sz w:val="32"/>
            <w:szCs w:val="32"/>
          </w:rPr>
          <w:t xml:space="preserve"> </w:t>
        </w:r>
        <w:r w:rsidR="00811069" w:rsidRPr="00DC379F">
          <w:rPr>
            <w:b/>
            <w:bCs/>
          </w:rPr>
          <w:t>:</w:t>
        </w:r>
      </w:ins>
      <w:proofErr w:type="gramEnd"/>
    </w:p>
    <w:p w14:paraId="31859B90" w14:textId="0668DCAE" w:rsidR="00811069" w:rsidRPr="00DE7D0C" w:rsidRDefault="00A311AD" w:rsidP="00811069">
      <w:pPr>
        <w:pStyle w:val="ListParagraph"/>
        <w:tabs>
          <w:tab w:val="left" w:pos="840"/>
          <w:tab w:val="left" w:pos="1200"/>
        </w:tabs>
        <w:ind w:left="360"/>
        <w:rPr>
          <w:b/>
          <w:bCs/>
          <w:sz w:val="24"/>
          <w:szCs w:val="24"/>
        </w:rPr>
      </w:pPr>
      <w:r w:rsidRPr="00DE7D0C">
        <w:rPr>
          <w:b/>
          <w:bCs/>
          <w:sz w:val="24"/>
          <w:szCs w:val="24"/>
        </w:rPr>
        <w:t>RATION SHOP NO :23</w:t>
      </w:r>
    </w:p>
    <w:p w14:paraId="4DBE5A00" w14:textId="25C85175" w:rsidR="00A311AD" w:rsidRPr="00DE7D0C" w:rsidRDefault="006811FA" w:rsidP="00811069">
      <w:pPr>
        <w:pStyle w:val="ListParagraph"/>
        <w:tabs>
          <w:tab w:val="left" w:pos="840"/>
          <w:tab w:val="left" w:pos="1200"/>
        </w:tabs>
        <w:ind w:left="360"/>
        <w:rPr>
          <w:sz w:val="24"/>
          <w:szCs w:val="24"/>
        </w:rPr>
      </w:pPr>
      <w:proofErr w:type="gramStart"/>
      <w:r w:rsidRPr="00DE7D0C">
        <w:rPr>
          <w:b/>
          <w:bCs/>
          <w:sz w:val="24"/>
          <w:szCs w:val="24"/>
        </w:rPr>
        <w:t>DEALER :</w:t>
      </w:r>
      <w:proofErr w:type="gramEnd"/>
      <w:r w:rsidRPr="00DE7D0C">
        <w:rPr>
          <w:b/>
          <w:bCs/>
          <w:sz w:val="24"/>
          <w:szCs w:val="24"/>
        </w:rPr>
        <w:t xml:space="preserve"> </w:t>
      </w:r>
      <w:r w:rsidRPr="00DE7D0C">
        <w:rPr>
          <w:sz w:val="24"/>
          <w:szCs w:val="24"/>
        </w:rPr>
        <w:t xml:space="preserve">KHAGGA </w:t>
      </w:r>
      <w:proofErr w:type="gramStart"/>
      <w:r w:rsidRPr="00DE7D0C">
        <w:rPr>
          <w:sz w:val="24"/>
          <w:szCs w:val="24"/>
        </w:rPr>
        <w:t>VENKATE</w:t>
      </w:r>
      <w:r w:rsidR="00B11B20" w:rsidRPr="00DE7D0C">
        <w:rPr>
          <w:sz w:val="24"/>
          <w:szCs w:val="24"/>
        </w:rPr>
        <w:t>SWARLU  A</w:t>
      </w:r>
      <w:proofErr w:type="gramEnd"/>
      <w:r w:rsidR="00B11B20" w:rsidRPr="00DE7D0C">
        <w:rPr>
          <w:sz w:val="24"/>
          <w:szCs w:val="24"/>
        </w:rPr>
        <w:t>/O THIRUPATHAIAH</w:t>
      </w:r>
    </w:p>
    <w:p w14:paraId="70B96332" w14:textId="7B2F9F40" w:rsidR="00B11B20" w:rsidRPr="00DE7D0C" w:rsidRDefault="00B11B20" w:rsidP="00811069">
      <w:pPr>
        <w:pStyle w:val="ListParagraph"/>
        <w:tabs>
          <w:tab w:val="left" w:pos="840"/>
          <w:tab w:val="left" w:pos="1200"/>
        </w:tabs>
        <w:ind w:left="360"/>
        <w:rPr>
          <w:color w:val="ED7D31" w:themeColor="accent2"/>
          <w:sz w:val="24"/>
          <w:szCs w:val="24"/>
        </w:rPr>
      </w:pPr>
      <w:r w:rsidRPr="00DE7D0C">
        <w:rPr>
          <w:b/>
          <w:bCs/>
          <w:sz w:val="24"/>
          <w:szCs w:val="24"/>
        </w:rPr>
        <w:lastRenderedPageBreak/>
        <w:t xml:space="preserve">                 </w:t>
      </w:r>
      <w:r w:rsidRPr="00DE7D0C">
        <w:rPr>
          <w:sz w:val="24"/>
          <w:szCs w:val="24"/>
        </w:rPr>
        <w:t>A/</w:t>
      </w:r>
      <w:proofErr w:type="gramStart"/>
      <w:r w:rsidRPr="00DE7D0C">
        <w:rPr>
          <w:sz w:val="24"/>
          <w:szCs w:val="24"/>
        </w:rPr>
        <w:t xml:space="preserve">55,   </w:t>
      </w:r>
      <w:proofErr w:type="gramEnd"/>
      <w:r w:rsidRPr="00DE7D0C">
        <w:rPr>
          <w:sz w:val="24"/>
          <w:szCs w:val="24"/>
        </w:rPr>
        <w:t>C/</w:t>
      </w:r>
      <w:proofErr w:type="gramStart"/>
      <w:r w:rsidRPr="00DE7D0C">
        <w:rPr>
          <w:sz w:val="24"/>
          <w:szCs w:val="24"/>
        </w:rPr>
        <w:t>UPPARA</w:t>
      </w:r>
      <w:r w:rsidR="00053F0A" w:rsidRPr="00DE7D0C">
        <w:rPr>
          <w:sz w:val="24"/>
          <w:szCs w:val="24"/>
        </w:rPr>
        <w:t xml:space="preserve">,   </w:t>
      </w:r>
      <w:proofErr w:type="gramEnd"/>
      <w:r w:rsidR="00053F0A" w:rsidRPr="00DE7D0C">
        <w:rPr>
          <w:sz w:val="24"/>
          <w:szCs w:val="24"/>
        </w:rPr>
        <w:t xml:space="preserve">  </w:t>
      </w:r>
      <w:r w:rsidR="00053F0A" w:rsidRPr="00DE7D0C">
        <w:rPr>
          <w:color w:val="ED7D31" w:themeColor="accent2"/>
          <w:sz w:val="24"/>
          <w:szCs w:val="24"/>
        </w:rPr>
        <w:t>6302578835</w:t>
      </w:r>
    </w:p>
    <w:p w14:paraId="7F2870E5" w14:textId="77777777" w:rsidR="006912E1" w:rsidRPr="00DC379F" w:rsidRDefault="006912E1" w:rsidP="00F06678">
      <w:pPr>
        <w:pStyle w:val="ListParagraph"/>
        <w:tabs>
          <w:tab w:val="left" w:pos="840"/>
          <w:tab w:val="left" w:pos="1200"/>
        </w:tabs>
        <w:rPr>
          <w:color w:val="ED7D31" w:themeColor="accent2"/>
        </w:rPr>
      </w:pPr>
    </w:p>
    <w:p w14:paraId="7E859A0A" w14:textId="1AA0B748" w:rsidR="009629F7" w:rsidRPr="00322008" w:rsidRDefault="00F035CB" w:rsidP="00F035CB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color w:val="EE0000"/>
          <w:sz w:val="24"/>
          <w:szCs w:val="24"/>
        </w:rPr>
      </w:pPr>
      <w:proofErr w:type="gramStart"/>
      <w:r w:rsidRPr="00DE7D0C">
        <w:rPr>
          <w:b/>
          <w:bCs/>
          <w:color w:val="EE0000"/>
          <w:sz w:val="32"/>
          <w:szCs w:val="32"/>
        </w:rPr>
        <w:t>PRESIDENT :</w:t>
      </w:r>
      <w:proofErr w:type="gramEnd"/>
      <w:r w:rsidR="0064647B">
        <w:rPr>
          <w:b/>
          <w:bCs/>
          <w:color w:val="EE0000"/>
          <w:sz w:val="32"/>
          <w:szCs w:val="32"/>
        </w:rPr>
        <w:t xml:space="preserve"> </w:t>
      </w:r>
      <w:r w:rsidR="0064647B" w:rsidRPr="00322008">
        <w:rPr>
          <w:b/>
          <w:bCs/>
          <w:color w:val="EE0000"/>
          <w:sz w:val="24"/>
          <w:szCs w:val="24"/>
        </w:rPr>
        <w:t>INDIPENDENT</w:t>
      </w:r>
    </w:p>
    <w:p w14:paraId="13C01F72" w14:textId="43197F14" w:rsidR="00000321" w:rsidRPr="00DE7D0C" w:rsidRDefault="00000321" w:rsidP="00DE7D0C">
      <w:pPr>
        <w:pStyle w:val="ListParagraph"/>
        <w:tabs>
          <w:tab w:val="left" w:pos="840"/>
          <w:tab w:val="left" w:pos="1200"/>
        </w:tabs>
        <w:ind w:left="360"/>
        <w:rPr>
          <w:sz w:val="24"/>
          <w:szCs w:val="24"/>
        </w:rPr>
      </w:pPr>
      <w:r w:rsidRPr="00DE7D0C">
        <w:rPr>
          <w:sz w:val="24"/>
          <w:szCs w:val="24"/>
        </w:rPr>
        <w:t xml:space="preserve">PARCHURI </w:t>
      </w:r>
      <w:proofErr w:type="gramStart"/>
      <w:r w:rsidRPr="00DE7D0C">
        <w:rPr>
          <w:sz w:val="24"/>
          <w:szCs w:val="24"/>
        </w:rPr>
        <w:t>RAJYALAKSHMI  W</w:t>
      </w:r>
      <w:proofErr w:type="gramEnd"/>
      <w:r w:rsidRPr="00DE7D0C">
        <w:rPr>
          <w:sz w:val="24"/>
          <w:szCs w:val="24"/>
        </w:rPr>
        <w:t>/O LAKSH</w:t>
      </w:r>
      <w:r w:rsidR="00F75026" w:rsidRPr="00DE7D0C">
        <w:rPr>
          <w:sz w:val="24"/>
          <w:szCs w:val="24"/>
        </w:rPr>
        <w:t>MANACHARYULU</w:t>
      </w:r>
      <w:r w:rsidR="0064647B">
        <w:rPr>
          <w:sz w:val="24"/>
          <w:szCs w:val="24"/>
        </w:rPr>
        <w:t xml:space="preserve"> </w:t>
      </w:r>
    </w:p>
    <w:p w14:paraId="2825541F" w14:textId="4CAA544F" w:rsidR="00F75026" w:rsidRPr="00DE7D0C" w:rsidRDefault="00F75026" w:rsidP="00F75026">
      <w:pPr>
        <w:pStyle w:val="ListParagraph"/>
        <w:tabs>
          <w:tab w:val="left" w:pos="840"/>
          <w:tab w:val="left" w:pos="1200"/>
        </w:tabs>
        <w:ind w:left="360"/>
        <w:rPr>
          <w:sz w:val="24"/>
          <w:szCs w:val="24"/>
        </w:rPr>
      </w:pPr>
      <w:r w:rsidRPr="00DE7D0C">
        <w:rPr>
          <w:sz w:val="24"/>
          <w:szCs w:val="24"/>
        </w:rPr>
        <w:t>A/</w:t>
      </w:r>
      <w:proofErr w:type="gramStart"/>
      <w:r w:rsidRPr="00DE7D0C">
        <w:rPr>
          <w:sz w:val="24"/>
          <w:szCs w:val="24"/>
        </w:rPr>
        <w:t>58,  C</w:t>
      </w:r>
      <w:proofErr w:type="gramEnd"/>
      <w:r w:rsidRPr="00DE7D0C">
        <w:rPr>
          <w:sz w:val="24"/>
          <w:szCs w:val="24"/>
        </w:rPr>
        <w:t>/</w:t>
      </w:r>
      <w:proofErr w:type="gramStart"/>
      <w:r w:rsidRPr="00DE7D0C">
        <w:rPr>
          <w:sz w:val="24"/>
          <w:szCs w:val="24"/>
        </w:rPr>
        <w:t>BRAHMIN</w:t>
      </w:r>
      <w:r w:rsidRPr="00DE7D0C">
        <w:rPr>
          <w:color w:val="ED7D31" w:themeColor="accent2"/>
          <w:sz w:val="24"/>
          <w:szCs w:val="24"/>
        </w:rPr>
        <w:t xml:space="preserve">,   </w:t>
      </w:r>
      <w:proofErr w:type="gramEnd"/>
      <w:r w:rsidRPr="00DE7D0C">
        <w:rPr>
          <w:color w:val="ED7D31" w:themeColor="accent2"/>
          <w:sz w:val="24"/>
          <w:szCs w:val="24"/>
        </w:rPr>
        <w:t xml:space="preserve"> </w:t>
      </w:r>
      <w:r w:rsidR="00F623FA" w:rsidRPr="00DE7D0C">
        <w:rPr>
          <w:color w:val="ED7D31" w:themeColor="accent2"/>
          <w:sz w:val="24"/>
          <w:szCs w:val="24"/>
        </w:rPr>
        <w:t>9866212442</w:t>
      </w:r>
    </w:p>
    <w:p w14:paraId="038058C7" w14:textId="77777777" w:rsidR="00286636" w:rsidRPr="00DC379F" w:rsidRDefault="00286636" w:rsidP="00183B91">
      <w:pPr>
        <w:tabs>
          <w:tab w:val="left" w:pos="840"/>
          <w:tab w:val="left" w:pos="1200"/>
        </w:tabs>
        <w:rPr>
          <w:i/>
          <w:iCs/>
          <w:color w:val="EE0000"/>
          <w:u w:val="single"/>
        </w:rPr>
      </w:pPr>
    </w:p>
    <w:p w14:paraId="5A749F1A" w14:textId="0307F17E" w:rsidR="00424F7A" w:rsidRPr="00DE7D0C" w:rsidRDefault="005E552D" w:rsidP="005E552D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i/>
          <w:iCs/>
          <w:color w:val="EE0000"/>
          <w:sz w:val="32"/>
          <w:szCs w:val="32"/>
          <w:u w:val="single"/>
        </w:rPr>
      </w:pPr>
      <w:r w:rsidRPr="00DE7D0C">
        <w:rPr>
          <w:b/>
          <w:bCs/>
          <w:color w:val="EE0000"/>
          <w:sz w:val="32"/>
          <w:szCs w:val="32"/>
        </w:rPr>
        <w:t xml:space="preserve">VICE </w:t>
      </w:r>
      <w:proofErr w:type="gramStart"/>
      <w:r w:rsidRPr="00DE7D0C">
        <w:rPr>
          <w:b/>
          <w:bCs/>
          <w:color w:val="EE0000"/>
          <w:sz w:val="32"/>
          <w:szCs w:val="32"/>
        </w:rPr>
        <w:t>PRESIDENT</w:t>
      </w:r>
      <w:r w:rsidRPr="00DE7D0C">
        <w:rPr>
          <w:i/>
          <w:iCs/>
          <w:color w:val="EE0000"/>
          <w:sz w:val="32"/>
          <w:szCs w:val="32"/>
          <w:u w:val="single"/>
        </w:rPr>
        <w:t xml:space="preserve"> :</w:t>
      </w:r>
      <w:proofErr w:type="gramEnd"/>
    </w:p>
    <w:p w14:paraId="3E471A46" w14:textId="65C22D17" w:rsidR="008460A9" w:rsidRDefault="008460A9" w:rsidP="001A1DA4">
      <w:pPr>
        <w:pStyle w:val="ListParagraph"/>
        <w:tabs>
          <w:tab w:val="left" w:pos="840"/>
          <w:tab w:val="left" w:pos="1200"/>
        </w:tabs>
        <w:ind w:left="360"/>
        <w:rPr>
          <w:color w:val="ED7D31" w:themeColor="accent2"/>
          <w:sz w:val="24"/>
          <w:szCs w:val="24"/>
        </w:rPr>
      </w:pPr>
      <w:r w:rsidRPr="00DE7D0C">
        <w:rPr>
          <w:sz w:val="24"/>
          <w:szCs w:val="24"/>
        </w:rPr>
        <w:t>MOPARTHI DEVAKUMARI.</w:t>
      </w:r>
      <w:r w:rsidR="00DE7D0C">
        <w:rPr>
          <w:sz w:val="24"/>
          <w:szCs w:val="24"/>
        </w:rPr>
        <w:t xml:space="preserve"> </w:t>
      </w:r>
      <w:r w:rsidR="00DE7D0C" w:rsidRPr="00063B3D">
        <w:rPr>
          <w:sz w:val="24"/>
          <w:szCs w:val="24"/>
        </w:rPr>
        <w:t xml:space="preserve">W/O NAGABABU   </w:t>
      </w:r>
      <w:r w:rsidR="00DE7D0C" w:rsidRPr="00063B3D">
        <w:rPr>
          <w:color w:val="ED7D31" w:themeColor="accent2"/>
          <w:sz w:val="24"/>
          <w:szCs w:val="24"/>
        </w:rPr>
        <w:t>6303262548</w:t>
      </w:r>
      <w:r w:rsidR="0064647B" w:rsidRPr="00063B3D">
        <w:rPr>
          <w:color w:val="ED7D31" w:themeColor="accent2"/>
          <w:sz w:val="24"/>
          <w:szCs w:val="24"/>
        </w:rPr>
        <w:t xml:space="preserve"> [YCP]</w:t>
      </w:r>
    </w:p>
    <w:p w14:paraId="33F84728" w14:textId="77777777" w:rsidR="001A1DA4" w:rsidRDefault="001A1DA4" w:rsidP="001A1DA4">
      <w:pPr>
        <w:pStyle w:val="ListParagraph"/>
        <w:tabs>
          <w:tab w:val="left" w:pos="840"/>
          <w:tab w:val="left" w:pos="1200"/>
        </w:tabs>
        <w:ind w:left="360"/>
        <w:rPr>
          <w:sz w:val="28"/>
          <w:szCs w:val="28"/>
        </w:rPr>
      </w:pPr>
    </w:p>
    <w:p w14:paraId="50D14003" w14:textId="77777777" w:rsidR="001A1DA4" w:rsidRDefault="001A1DA4" w:rsidP="001A1DA4">
      <w:pPr>
        <w:pStyle w:val="ListParagraph"/>
        <w:tabs>
          <w:tab w:val="left" w:pos="840"/>
          <w:tab w:val="left" w:pos="1200"/>
        </w:tabs>
        <w:ind w:left="360"/>
        <w:rPr>
          <w:sz w:val="28"/>
          <w:szCs w:val="28"/>
        </w:rPr>
      </w:pPr>
    </w:p>
    <w:p w14:paraId="17122C92" w14:textId="77777777" w:rsidR="001A1DA4" w:rsidRPr="001A1DA4" w:rsidRDefault="001A1DA4" w:rsidP="001A1DA4">
      <w:pPr>
        <w:pStyle w:val="ListParagraph"/>
        <w:tabs>
          <w:tab w:val="left" w:pos="840"/>
          <w:tab w:val="left" w:pos="1200"/>
        </w:tabs>
        <w:ind w:left="360"/>
        <w:rPr>
          <w:sz w:val="28"/>
          <w:szCs w:val="28"/>
        </w:rPr>
      </w:pPr>
    </w:p>
    <w:p w14:paraId="3105EA52" w14:textId="41255AF4" w:rsidR="008460A9" w:rsidRPr="00DE7D0C" w:rsidRDefault="008460A9" w:rsidP="005E552D">
      <w:pPr>
        <w:pStyle w:val="ListParagraph"/>
        <w:tabs>
          <w:tab w:val="left" w:pos="840"/>
          <w:tab w:val="left" w:pos="1200"/>
        </w:tabs>
        <w:ind w:left="360"/>
        <w:rPr>
          <w:b/>
          <w:bCs/>
          <w:sz w:val="24"/>
          <w:szCs w:val="24"/>
        </w:rPr>
      </w:pPr>
      <w:r w:rsidRPr="00DE7D0C">
        <w:rPr>
          <w:b/>
          <w:bCs/>
          <w:sz w:val="24"/>
          <w:szCs w:val="24"/>
        </w:rPr>
        <w:t xml:space="preserve">WARD </w:t>
      </w:r>
      <w:proofErr w:type="gramStart"/>
      <w:r w:rsidRPr="00DE7D0C">
        <w:rPr>
          <w:b/>
          <w:bCs/>
          <w:sz w:val="24"/>
          <w:szCs w:val="24"/>
        </w:rPr>
        <w:t>M</w:t>
      </w:r>
      <w:r w:rsidR="002D1561" w:rsidRPr="00DE7D0C">
        <w:rPr>
          <w:b/>
          <w:bCs/>
          <w:sz w:val="24"/>
          <w:szCs w:val="24"/>
        </w:rPr>
        <w:t>EMBERS :</w:t>
      </w:r>
      <w:proofErr w:type="gramEnd"/>
    </w:p>
    <w:p w14:paraId="329160FA" w14:textId="77777777" w:rsidR="002D1561" w:rsidRPr="00DC379F" w:rsidRDefault="002D1561" w:rsidP="005E552D">
      <w:pPr>
        <w:pStyle w:val="ListParagraph"/>
        <w:tabs>
          <w:tab w:val="left" w:pos="840"/>
          <w:tab w:val="left" w:pos="1200"/>
        </w:tabs>
        <w:ind w:left="360"/>
        <w:rPr>
          <w:b/>
          <w:bCs/>
          <w:i/>
          <w:iCs/>
          <w:u w:val="single"/>
        </w:rPr>
      </w:pPr>
    </w:p>
    <w:p w14:paraId="2E8344C9" w14:textId="3EEA8A56" w:rsidR="00424F7A" w:rsidRPr="005B18E5" w:rsidRDefault="00564F45" w:rsidP="004B14F0">
      <w:pPr>
        <w:pStyle w:val="ListParagraph"/>
        <w:numPr>
          <w:ilvl w:val="0"/>
          <w:numId w:val="12"/>
        </w:numPr>
        <w:tabs>
          <w:tab w:val="left" w:pos="840"/>
          <w:tab w:val="left" w:pos="1200"/>
        </w:tabs>
        <w:rPr>
          <w:sz w:val="24"/>
          <w:szCs w:val="24"/>
        </w:rPr>
      </w:pPr>
      <w:r w:rsidRPr="005B18E5">
        <w:rPr>
          <w:sz w:val="24"/>
          <w:szCs w:val="24"/>
        </w:rPr>
        <w:t xml:space="preserve">CHANDOLU NAVEEN </w:t>
      </w:r>
      <w:r w:rsidR="00F61415" w:rsidRPr="005B18E5">
        <w:rPr>
          <w:sz w:val="24"/>
          <w:szCs w:val="24"/>
        </w:rPr>
        <w:t>W/O PRASAN</w:t>
      </w:r>
      <w:r w:rsidR="005B18E5">
        <w:rPr>
          <w:sz w:val="24"/>
          <w:szCs w:val="24"/>
        </w:rPr>
        <w:t>GI</w:t>
      </w:r>
      <w:r w:rsidR="000F7CBA" w:rsidRPr="005B18E5">
        <w:rPr>
          <w:sz w:val="24"/>
          <w:szCs w:val="24"/>
        </w:rPr>
        <w:t xml:space="preserve">       720733</w:t>
      </w:r>
      <w:r w:rsidR="00576743" w:rsidRPr="005B18E5">
        <w:rPr>
          <w:sz w:val="24"/>
          <w:szCs w:val="24"/>
        </w:rPr>
        <w:t>1674</w:t>
      </w:r>
      <w:r w:rsidR="00CE5774">
        <w:rPr>
          <w:sz w:val="24"/>
          <w:szCs w:val="24"/>
        </w:rPr>
        <w:t xml:space="preserve"> [TDP]</w:t>
      </w:r>
    </w:p>
    <w:p w14:paraId="024C3882" w14:textId="3D4FD420" w:rsidR="002D673D" w:rsidRPr="00844964" w:rsidRDefault="00DD3FD9" w:rsidP="00844964">
      <w:pPr>
        <w:pStyle w:val="ListParagraph"/>
        <w:numPr>
          <w:ilvl w:val="0"/>
          <w:numId w:val="12"/>
        </w:numPr>
        <w:tabs>
          <w:tab w:val="left" w:pos="840"/>
          <w:tab w:val="left" w:pos="1200"/>
        </w:tabs>
        <w:rPr>
          <w:sz w:val="24"/>
          <w:szCs w:val="24"/>
        </w:rPr>
      </w:pPr>
      <w:r w:rsidRPr="005B18E5">
        <w:rPr>
          <w:sz w:val="24"/>
          <w:szCs w:val="24"/>
        </w:rPr>
        <w:t xml:space="preserve">VATTIKUTI SRINIVASARAO </w:t>
      </w:r>
      <w:r w:rsidR="00190E38" w:rsidRPr="005B18E5">
        <w:rPr>
          <w:sz w:val="24"/>
          <w:szCs w:val="24"/>
        </w:rPr>
        <w:t xml:space="preserve">S/O SUBBARAO </w:t>
      </w:r>
      <w:r w:rsidR="00593370" w:rsidRPr="005B18E5">
        <w:rPr>
          <w:sz w:val="24"/>
          <w:szCs w:val="24"/>
        </w:rPr>
        <w:t>[DIED</w:t>
      </w:r>
      <w:r w:rsidR="005B18E5">
        <w:rPr>
          <w:sz w:val="24"/>
          <w:szCs w:val="24"/>
        </w:rPr>
        <w:t xml:space="preserve">] </w:t>
      </w:r>
      <w:r w:rsidR="00844964">
        <w:rPr>
          <w:sz w:val="24"/>
          <w:szCs w:val="24"/>
        </w:rPr>
        <w:t>96184</w:t>
      </w:r>
      <w:r w:rsidR="00732F8A">
        <w:rPr>
          <w:sz w:val="24"/>
          <w:szCs w:val="24"/>
        </w:rPr>
        <w:t>90566</w:t>
      </w:r>
      <w:r w:rsidR="00472E8E">
        <w:rPr>
          <w:sz w:val="24"/>
          <w:szCs w:val="24"/>
        </w:rPr>
        <w:t xml:space="preserve"> [TDP]</w:t>
      </w:r>
    </w:p>
    <w:p w14:paraId="7ED706AC" w14:textId="6E1C53EC" w:rsidR="00593370" w:rsidRPr="005B18E5" w:rsidRDefault="00593370" w:rsidP="004B14F0">
      <w:pPr>
        <w:pStyle w:val="ListParagraph"/>
        <w:numPr>
          <w:ilvl w:val="0"/>
          <w:numId w:val="12"/>
        </w:numPr>
        <w:tabs>
          <w:tab w:val="left" w:pos="840"/>
          <w:tab w:val="left" w:pos="1200"/>
        </w:tabs>
        <w:rPr>
          <w:sz w:val="24"/>
          <w:szCs w:val="24"/>
        </w:rPr>
      </w:pPr>
      <w:r w:rsidRPr="005B18E5">
        <w:rPr>
          <w:sz w:val="24"/>
          <w:szCs w:val="24"/>
        </w:rPr>
        <w:t xml:space="preserve">KHAGGA </w:t>
      </w:r>
      <w:r w:rsidR="002614D6" w:rsidRPr="005B18E5">
        <w:rPr>
          <w:sz w:val="24"/>
          <w:szCs w:val="24"/>
        </w:rPr>
        <w:t xml:space="preserve">PICHHAMMA W/O </w:t>
      </w:r>
      <w:r w:rsidR="00685005" w:rsidRPr="005B18E5">
        <w:rPr>
          <w:sz w:val="24"/>
          <w:szCs w:val="24"/>
        </w:rPr>
        <w:t>VEERA RAGHAVAIAH  6300489</w:t>
      </w:r>
      <w:r w:rsidR="00320585" w:rsidRPr="005B18E5">
        <w:rPr>
          <w:sz w:val="24"/>
          <w:szCs w:val="24"/>
        </w:rPr>
        <w:t>738</w:t>
      </w:r>
      <w:r w:rsidR="00472E8E">
        <w:rPr>
          <w:sz w:val="24"/>
          <w:szCs w:val="24"/>
        </w:rPr>
        <w:t xml:space="preserve"> [YCP]</w:t>
      </w:r>
    </w:p>
    <w:p w14:paraId="43CAB6F5" w14:textId="153F19B8" w:rsidR="00320585" w:rsidRPr="005B18E5" w:rsidRDefault="00320585" w:rsidP="004B14F0">
      <w:pPr>
        <w:pStyle w:val="ListParagraph"/>
        <w:numPr>
          <w:ilvl w:val="0"/>
          <w:numId w:val="12"/>
        </w:numPr>
        <w:tabs>
          <w:tab w:val="left" w:pos="840"/>
          <w:tab w:val="left" w:pos="1200"/>
        </w:tabs>
        <w:rPr>
          <w:sz w:val="24"/>
          <w:szCs w:val="24"/>
        </w:rPr>
      </w:pPr>
      <w:r w:rsidRPr="005B18E5">
        <w:rPr>
          <w:sz w:val="24"/>
          <w:szCs w:val="24"/>
        </w:rPr>
        <w:t xml:space="preserve">KHAGGA SIVAKUMARI W/O </w:t>
      </w:r>
      <w:r w:rsidR="007B120B" w:rsidRPr="005B18E5">
        <w:rPr>
          <w:sz w:val="24"/>
          <w:szCs w:val="24"/>
        </w:rPr>
        <w:t xml:space="preserve">VEMARAO     </w:t>
      </w:r>
      <w:r w:rsidR="00F50B26" w:rsidRPr="005B18E5">
        <w:rPr>
          <w:sz w:val="24"/>
          <w:szCs w:val="24"/>
        </w:rPr>
        <w:t>9640078062</w:t>
      </w:r>
      <w:r w:rsidR="00472E8E">
        <w:rPr>
          <w:sz w:val="24"/>
          <w:szCs w:val="24"/>
        </w:rPr>
        <w:t xml:space="preserve"> [YCP]</w:t>
      </w:r>
    </w:p>
    <w:p w14:paraId="790A94F9" w14:textId="5D1C51AA" w:rsidR="00F50B26" w:rsidRPr="005B18E5" w:rsidRDefault="00C4123B" w:rsidP="004B14F0">
      <w:pPr>
        <w:pStyle w:val="ListParagraph"/>
        <w:numPr>
          <w:ilvl w:val="0"/>
          <w:numId w:val="12"/>
        </w:numPr>
        <w:tabs>
          <w:tab w:val="left" w:pos="840"/>
          <w:tab w:val="left" w:pos="1200"/>
        </w:tabs>
        <w:rPr>
          <w:sz w:val="24"/>
          <w:szCs w:val="24"/>
        </w:rPr>
      </w:pPr>
      <w:r w:rsidRPr="005B18E5">
        <w:rPr>
          <w:sz w:val="24"/>
          <w:szCs w:val="24"/>
        </w:rPr>
        <w:t xml:space="preserve">PREUGU VENKATA KRISHNA S/O </w:t>
      </w:r>
      <w:r w:rsidR="00732F8A">
        <w:rPr>
          <w:sz w:val="24"/>
          <w:szCs w:val="24"/>
        </w:rPr>
        <w:t xml:space="preserve">                 6281923076</w:t>
      </w:r>
      <w:r w:rsidR="00472E8E">
        <w:rPr>
          <w:sz w:val="24"/>
          <w:szCs w:val="24"/>
        </w:rPr>
        <w:t xml:space="preserve"> </w:t>
      </w:r>
      <w:r w:rsidR="00B77572">
        <w:rPr>
          <w:sz w:val="24"/>
          <w:szCs w:val="24"/>
        </w:rPr>
        <w:t>[TDP]</w:t>
      </w:r>
    </w:p>
    <w:p w14:paraId="0FA64081" w14:textId="233AD03C" w:rsidR="00C4123B" w:rsidRPr="005B18E5" w:rsidRDefault="00D72236" w:rsidP="004B14F0">
      <w:pPr>
        <w:pStyle w:val="ListParagraph"/>
        <w:numPr>
          <w:ilvl w:val="0"/>
          <w:numId w:val="12"/>
        </w:numPr>
        <w:tabs>
          <w:tab w:val="left" w:pos="840"/>
          <w:tab w:val="left" w:pos="1200"/>
        </w:tabs>
        <w:rPr>
          <w:sz w:val="24"/>
          <w:szCs w:val="24"/>
        </w:rPr>
      </w:pPr>
      <w:r w:rsidRPr="005B18E5">
        <w:rPr>
          <w:sz w:val="24"/>
          <w:szCs w:val="24"/>
        </w:rPr>
        <w:t xml:space="preserve">ANGIREKULA RAMADEVI </w:t>
      </w:r>
      <w:r w:rsidR="00956C4E" w:rsidRPr="005B18E5">
        <w:rPr>
          <w:sz w:val="24"/>
          <w:szCs w:val="24"/>
        </w:rPr>
        <w:t>W/SRINIVASARAO</w:t>
      </w:r>
      <w:r w:rsidR="000C3407" w:rsidRPr="005B18E5">
        <w:rPr>
          <w:sz w:val="24"/>
          <w:szCs w:val="24"/>
        </w:rPr>
        <w:t xml:space="preserve">  </w:t>
      </w:r>
      <w:r w:rsidR="00486300" w:rsidRPr="005B18E5">
        <w:rPr>
          <w:sz w:val="24"/>
          <w:szCs w:val="24"/>
        </w:rPr>
        <w:t>9553561</w:t>
      </w:r>
      <w:r w:rsidR="000A2970" w:rsidRPr="005B18E5">
        <w:rPr>
          <w:sz w:val="24"/>
          <w:szCs w:val="24"/>
        </w:rPr>
        <w:t>335</w:t>
      </w:r>
      <w:r w:rsidR="00B77572">
        <w:rPr>
          <w:sz w:val="24"/>
          <w:szCs w:val="24"/>
        </w:rPr>
        <w:t xml:space="preserve"> [YCP]</w:t>
      </w:r>
    </w:p>
    <w:p w14:paraId="705E144D" w14:textId="524777B3" w:rsidR="005A4049" w:rsidRPr="005B18E5" w:rsidRDefault="005A4049" w:rsidP="004B14F0">
      <w:pPr>
        <w:pStyle w:val="ListParagraph"/>
        <w:numPr>
          <w:ilvl w:val="0"/>
          <w:numId w:val="12"/>
        </w:numPr>
        <w:tabs>
          <w:tab w:val="left" w:pos="840"/>
          <w:tab w:val="left" w:pos="1200"/>
        </w:tabs>
        <w:rPr>
          <w:sz w:val="24"/>
          <w:szCs w:val="24"/>
        </w:rPr>
      </w:pPr>
      <w:r w:rsidRPr="005B18E5">
        <w:rPr>
          <w:sz w:val="24"/>
          <w:szCs w:val="24"/>
        </w:rPr>
        <w:t xml:space="preserve">MOPARTHI DEVAKUMARI W/O NAGABABU   </w:t>
      </w:r>
      <w:r w:rsidR="00C922AF" w:rsidRPr="005B18E5">
        <w:rPr>
          <w:sz w:val="24"/>
          <w:szCs w:val="24"/>
        </w:rPr>
        <w:t>6303262548</w:t>
      </w:r>
      <w:r w:rsidR="00B77572">
        <w:rPr>
          <w:sz w:val="24"/>
          <w:szCs w:val="24"/>
        </w:rPr>
        <w:t xml:space="preserve"> [YCP]</w:t>
      </w:r>
    </w:p>
    <w:p w14:paraId="4DE888E0" w14:textId="1D0F60B5" w:rsidR="00C922AF" w:rsidRPr="005B18E5" w:rsidRDefault="00C922AF" w:rsidP="004B14F0">
      <w:pPr>
        <w:pStyle w:val="ListParagraph"/>
        <w:numPr>
          <w:ilvl w:val="0"/>
          <w:numId w:val="12"/>
        </w:numPr>
        <w:tabs>
          <w:tab w:val="left" w:pos="840"/>
          <w:tab w:val="left" w:pos="1200"/>
        </w:tabs>
        <w:rPr>
          <w:sz w:val="24"/>
          <w:szCs w:val="24"/>
        </w:rPr>
      </w:pPr>
      <w:r w:rsidRPr="005B18E5">
        <w:rPr>
          <w:sz w:val="24"/>
          <w:szCs w:val="24"/>
        </w:rPr>
        <w:t xml:space="preserve">MOPARTHI </w:t>
      </w:r>
      <w:r w:rsidR="00A82345" w:rsidRPr="005B18E5">
        <w:rPr>
          <w:sz w:val="24"/>
          <w:szCs w:val="24"/>
        </w:rPr>
        <w:t>DRAKSHAVALLI W/O</w:t>
      </w:r>
      <w:r w:rsidR="00732F8A">
        <w:rPr>
          <w:sz w:val="24"/>
          <w:szCs w:val="24"/>
        </w:rPr>
        <w:t xml:space="preserve"> MARIYADASU </w:t>
      </w:r>
      <w:r w:rsidR="006B5A7D">
        <w:rPr>
          <w:sz w:val="24"/>
          <w:szCs w:val="24"/>
        </w:rPr>
        <w:t>7661973676</w:t>
      </w:r>
      <w:r w:rsidR="00B77572">
        <w:rPr>
          <w:sz w:val="24"/>
          <w:szCs w:val="24"/>
        </w:rPr>
        <w:t xml:space="preserve"> [YCP]</w:t>
      </w:r>
    </w:p>
    <w:p w14:paraId="1A7BD28E" w14:textId="77777777" w:rsidR="002A2E89" w:rsidRPr="00DC379F" w:rsidRDefault="002A2E89" w:rsidP="002A2E89">
      <w:pPr>
        <w:tabs>
          <w:tab w:val="left" w:pos="840"/>
          <w:tab w:val="left" w:pos="1200"/>
        </w:tabs>
      </w:pPr>
    </w:p>
    <w:p w14:paraId="714EA343" w14:textId="12316146" w:rsidR="00A82345" w:rsidRPr="00A006BF" w:rsidRDefault="002A2E89" w:rsidP="000C57EB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color w:val="EE0000"/>
          <w:sz w:val="32"/>
          <w:szCs w:val="32"/>
        </w:rPr>
      </w:pPr>
      <w:r w:rsidRPr="00A006BF">
        <w:rPr>
          <w:b/>
          <w:bCs/>
          <w:color w:val="EE0000"/>
          <w:sz w:val="32"/>
          <w:szCs w:val="32"/>
        </w:rPr>
        <w:t>MPTC:</w:t>
      </w:r>
    </w:p>
    <w:p w14:paraId="00324E0D" w14:textId="33BF2D72" w:rsidR="002A2E89" w:rsidRPr="00A006BF" w:rsidRDefault="002A2E89" w:rsidP="002A2E89">
      <w:pPr>
        <w:pStyle w:val="ListParagraph"/>
        <w:tabs>
          <w:tab w:val="left" w:pos="840"/>
          <w:tab w:val="left" w:pos="1200"/>
        </w:tabs>
        <w:ind w:left="360"/>
        <w:rPr>
          <w:sz w:val="24"/>
          <w:szCs w:val="24"/>
        </w:rPr>
      </w:pPr>
      <w:r w:rsidRPr="00A006BF">
        <w:rPr>
          <w:sz w:val="24"/>
          <w:szCs w:val="24"/>
        </w:rPr>
        <w:t xml:space="preserve">VELPURI </w:t>
      </w:r>
      <w:r w:rsidR="00476B4E" w:rsidRPr="00A006BF">
        <w:rPr>
          <w:sz w:val="24"/>
          <w:szCs w:val="24"/>
        </w:rPr>
        <w:t>VENKATESWARAMMA W/O SIVA SANKAR</w:t>
      </w:r>
    </w:p>
    <w:p w14:paraId="3E425D1B" w14:textId="4AE108A0" w:rsidR="00476B4E" w:rsidRPr="00A006BF" w:rsidRDefault="00476B4E" w:rsidP="002A2E89">
      <w:pPr>
        <w:pStyle w:val="ListParagraph"/>
        <w:tabs>
          <w:tab w:val="left" w:pos="840"/>
          <w:tab w:val="left" w:pos="1200"/>
        </w:tabs>
        <w:ind w:left="360"/>
        <w:rPr>
          <w:color w:val="ED7D31" w:themeColor="accent2"/>
          <w:sz w:val="24"/>
          <w:szCs w:val="24"/>
        </w:rPr>
      </w:pPr>
      <w:r w:rsidRPr="00A006BF">
        <w:rPr>
          <w:sz w:val="24"/>
          <w:szCs w:val="24"/>
        </w:rPr>
        <w:t>A/</w:t>
      </w:r>
      <w:proofErr w:type="gramStart"/>
      <w:r w:rsidRPr="00A006BF">
        <w:rPr>
          <w:sz w:val="24"/>
          <w:szCs w:val="24"/>
        </w:rPr>
        <w:t>44,  C</w:t>
      </w:r>
      <w:proofErr w:type="gramEnd"/>
      <w:r w:rsidRPr="00A006BF">
        <w:rPr>
          <w:sz w:val="24"/>
          <w:szCs w:val="24"/>
        </w:rPr>
        <w:t xml:space="preserve">/UPPARA    </w:t>
      </w:r>
      <w:r w:rsidR="001D2A2C" w:rsidRPr="00A006BF">
        <w:rPr>
          <w:color w:val="ED7D31" w:themeColor="accent2"/>
          <w:sz w:val="24"/>
          <w:szCs w:val="24"/>
        </w:rPr>
        <w:t>9963339369</w:t>
      </w:r>
    </w:p>
    <w:p w14:paraId="6E0C5E32" w14:textId="0BD24368" w:rsidR="006C262A" w:rsidRPr="00A006BF" w:rsidRDefault="006C262A" w:rsidP="002A2E89">
      <w:pPr>
        <w:pStyle w:val="ListParagraph"/>
        <w:tabs>
          <w:tab w:val="left" w:pos="840"/>
          <w:tab w:val="left" w:pos="1200"/>
        </w:tabs>
        <w:ind w:left="360"/>
        <w:rPr>
          <w:color w:val="ED7D31" w:themeColor="accent2"/>
          <w:sz w:val="24"/>
          <w:szCs w:val="24"/>
        </w:rPr>
      </w:pPr>
    </w:p>
    <w:p w14:paraId="522B9F0B" w14:textId="3E3FB9F6" w:rsidR="001D2A2C" w:rsidRPr="00A006BF" w:rsidRDefault="004E7800" w:rsidP="004E7800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color w:val="EE0000"/>
          <w:sz w:val="32"/>
          <w:szCs w:val="32"/>
        </w:rPr>
      </w:pPr>
      <w:r w:rsidRPr="00A006BF">
        <w:rPr>
          <w:b/>
          <w:bCs/>
          <w:color w:val="EE0000"/>
          <w:sz w:val="32"/>
          <w:szCs w:val="32"/>
        </w:rPr>
        <w:t>MPP:</w:t>
      </w:r>
    </w:p>
    <w:p w14:paraId="5B2F0059" w14:textId="59465223" w:rsidR="006C262A" w:rsidRPr="00A006BF" w:rsidRDefault="006C262A" w:rsidP="008848DC">
      <w:pPr>
        <w:pStyle w:val="ListParagraph"/>
        <w:numPr>
          <w:ilvl w:val="0"/>
          <w:numId w:val="5"/>
        </w:numPr>
        <w:tabs>
          <w:tab w:val="left" w:pos="840"/>
          <w:tab w:val="left" w:pos="1200"/>
        </w:tabs>
        <w:rPr>
          <w:b/>
          <w:bCs/>
          <w:color w:val="EE0000"/>
          <w:sz w:val="32"/>
          <w:szCs w:val="32"/>
        </w:rPr>
      </w:pPr>
      <w:r w:rsidRPr="00A006BF">
        <w:rPr>
          <w:b/>
          <w:bCs/>
          <w:color w:val="EE0000"/>
          <w:sz w:val="32"/>
          <w:szCs w:val="32"/>
        </w:rPr>
        <w:t>ZPTC:</w:t>
      </w:r>
    </w:p>
    <w:p w14:paraId="1EA176F6" w14:textId="77777777" w:rsidR="00A82345" w:rsidRPr="00DC379F" w:rsidRDefault="00A82345" w:rsidP="00A82345">
      <w:pPr>
        <w:pStyle w:val="ListParagraph"/>
        <w:tabs>
          <w:tab w:val="left" w:pos="840"/>
          <w:tab w:val="left" w:pos="1200"/>
        </w:tabs>
        <w:ind w:left="1080"/>
      </w:pPr>
    </w:p>
    <w:p w14:paraId="5B8EDD35" w14:textId="1CA8FDA1" w:rsidR="00424F7A" w:rsidRPr="00DC379F" w:rsidRDefault="00424F7A" w:rsidP="00183B91">
      <w:pPr>
        <w:tabs>
          <w:tab w:val="left" w:pos="840"/>
          <w:tab w:val="left" w:pos="1200"/>
        </w:tabs>
        <w:rPr>
          <w:i/>
          <w:iCs/>
          <w:u w:val="single"/>
        </w:rPr>
      </w:pPr>
    </w:p>
    <w:sectPr w:rsidR="00424F7A" w:rsidRPr="00DC379F" w:rsidSect="007C7AA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FEA62" w14:textId="77777777" w:rsidR="00207D59" w:rsidRDefault="00207D59" w:rsidP="00FA7D94">
      <w:pPr>
        <w:spacing w:after="0" w:line="240" w:lineRule="auto"/>
      </w:pPr>
      <w:r>
        <w:separator/>
      </w:r>
    </w:p>
  </w:endnote>
  <w:endnote w:type="continuationSeparator" w:id="0">
    <w:p w14:paraId="2D8FD701" w14:textId="77777777" w:rsidR="00207D59" w:rsidRDefault="00207D59" w:rsidP="00FA7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AB3CB" w14:textId="77777777" w:rsidR="00207D59" w:rsidRDefault="00207D59" w:rsidP="00FA7D94">
      <w:pPr>
        <w:spacing w:after="0" w:line="240" w:lineRule="auto"/>
      </w:pPr>
      <w:r>
        <w:separator/>
      </w:r>
    </w:p>
  </w:footnote>
  <w:footnote w:type="continuationSeparator" w:id="0">
    <w:p w14:paraId="089E39E7" w14:textId="77777777" w:rsidR="00207D59" w:rsidRDefault="00207D59" w:rsidP="00FA7D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84207"/>
    <w:multiLevelType w:val="hybridMultilevel"/>
    <w:tmpl w:val="08284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21D44"/>
    <w:multiLevelType w:val="hybridMultilevel"/>
    <w:tmpl w:val="64BE54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F280C"/>
    <w:multiLevelType w:val="hybridMultilevel"/>
    <w:tmpl w:val="322C109E"/>
    <w:lvl w:ilvl="0" w:tplc="F79E0F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EE0000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791B9E"/>
    <w:multiLevelType w:val="hybridMultilevel"/>
    <w:tmpl w:val="EA7C39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3132B"/>
    <w:multiLevelType w:val="hybridMultilevel"/>
    <w:tmpl w:val="EA8C8A5C"/>
    <w:lvl w:ilvl="0" w:tplc="F79E0F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color w:val="EE00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3A4079D3"/>
    <w:multiLevelType w:val="hybridMultilevel"/>
    <w:tmpl w:val="8E78FC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760EEF"/>
    <w:multiLevelType w:val="hybridMultilevel"/>
    <w:tmpl w:val="E620FE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27CAA"/>
    <w:multiLevelType w:val="hybridMultilevel"/>
    <w:tmpl w:val="9AB81E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A5DD4"/>
    <w:multiLevelType w:val="hybridMultilevel"/>
    <w:tmpl w:val="BF468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F46F49"/>
    <w:multiLevelType w:val="hybridMultilevel"/>
    <w:tmpl w:val="9B405D92"/>
    <w:lvl w:ilvl="0" w:tplc="1EA4019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0" w15:restartNumberingAfterBreak="0">
    <w:nsid w:val="6C280C58"/>
    <w:multiLevelType w:val="hybridMultilevel"/>
    <w:tmpl w:val="271233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4D4EA8"/>
    <w:multiLevelType w:val="hybridMultilevel"/>
    <w:tmpl w:val="5BC04A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235928"/>
    <w:multiLevelType w:val="hybridMultilevel"/>
    <w:tmpl w:val="4022B3C2"/>
    <w:lvl w:ilvl="0" w:tplc="0F5468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8965302">
    <w:abstractNumId w:val="5"/>
  </w:num>
  <w:num w:numId="2" w16cid:durableId="1516962087">
    <w:abstractNumId w:val="8"/>
  </w:num>
  <w:num w:numId="3" w16cid:durableId="47344236">
    <w:abstractNumId w:val="0"/>
  </w:num>
  <w:num w:numId="4" w16cid:durableId="364908514">
    <w:abstractNumId w:val="9"/>
  </w:num>
  <w:num w:numId="5" w16cid:durableId="406876590">
    <w:abstractNumId w:val="4"/>
  </w:num>
  <w:num w:numId="6" w16cid:durableId="720252775">
    <w:abstractNumId w:val="1"/>
  </w:num>
  <w:num w:numId="7" w16cid:durableId="1177308853">
    <w:abstractNumId w:val="7"/>
  </w:num>
  <w:num w:numId="8" w16cid:durableId="531769759">
    <w:abstractNumId w:val="3"/>
  </w:num>
  <w:num w:numId="9" w16cid:durableId="1856190237">
    <w:abstractNumId w:val="10"/>
  </w:num>
  <w:num w:numId="10" w16cid:durableId="855536712">
    <w:abstractNumId w:val="11"/>
  </w:num>
  <w:num w:numId="11" w16cid:durableId="577634519">
    <w:abstractNumId w:val="6"/>
  </w:num>
  <w:num w:numId="12" w16cid:durableId="1465004808">
    <w:abstractNumId w:val="12"/>
  </w:num>
  <w:num w:numId="13" w16cid:durableId="161875162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rosoft Word">
    <w15:presenceInfo w15:providerId="None" w15:userId="Microsoft Wor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95"/>
    <w:rsid w:val="00000321"/>
    <w:rsid w:val="000139BC"/>
    <w:rsid w:val="00016A48"/>
    <w:rsid w:val="00017792"/>
    <w:rsid w:val="00030274"/>
    <w:rsid w:val="000340C2"/>
    <w:rsid w:val="0004575B"/>
    <w:rsid w:val="00053F0A"/>
    <w:rsid w:val="00063B3D"/>
    <w:rsid w:val="00082031"/>
    <w:rsid w:val="000951F2"/>
    <w:rsid w:val="000956CB"/>
    <w:rsid w:val="000A07E7"/>
    <w:rsid w:val="000A2970"/>
    <w:rsid w:val="000A5CA2"/>
    <w:rsid w:val="000B0B3C"/>
    <w:rsid w:val="000B3E0B"/>
    <w:rsid w:val="000C3407"/>
    <w:rsid w:val="000C57EB"/>
    <w:rsid w:val="000E0C2C"/>
    <w:rsid w:val="000E605F"/>
    <w:rsid w:val="000F6386"/>
    <w:rsid w:val="000F7CBA"/>
    <w:rsid w:val="0011333B"/>
    <w:rsid w:val="00115E12"/>
    <w:rsid w:val="0012187E"/>
    <w:rsid w:val="0013074F"/>
    <w:rsid w:val="001428FF"/>
    <w:rsid w:val="0014300F"/>
    <w:rsid w:val="00160E11"/>
    <w:rsid w:val="001632BC"/>
    <w:rsid w:val="00171157"/>
    <w:rsid w:val="00176F4E"/>
    <w:rsid w:val="00183B91"/>
    <w:rsid w:val="00190E38"/>
    <w:rsid w:val="0019199C"/>
    <w:rsid w:val="00196520"/>
    <w:rsid w:val="001A07E9"/>
    <w:rsid w:val="001A1B11"/>
    <w:rsid w:val="001A1DA4"/>
    <w:rsid w:val="001A6B76"/>
    <w:rsid w:val="001D2A2C"/>
    <w:rsid w:val="001D5705"/>
    <w:rsid w:val="001F2598"/>
    <w:rsid w:val="001F7946"/>
    <w:rsid w:val="0020205A"/>
    <w:rsid w:val="00204D86"/>
    <w:rsid w:val="00207D59"/>
    <w:rsid w:val="00216A0E"/>
    <w:rsid w:val="00220A0B"/>
    <w:rsid w:val="00225AB8"/>
    <w:rsid w:val="00225BD6"/>
    <w:rsid w:val="0023085A"/>
    <w:rsid w:val="00233643"/>
    <w:rsid w:val="00242885"/>
    <w:rsid w:val="00246974"/>
    <w:rsid w:val="00250685"/>
    <w:rsid w:val="00254D62"/>
    <w:rsid w:val="002614D6"/>
    <w:rsid w:val="002717E2"/>
    <w:rsid w:val="00281F7A"/>
    <w:rsid w:val="002852C3"/>
    <w:rsid w:val="00285798"/>
    <w:rsid w:val="00286636"/>
    <w:rsid w:val="00286F1E"/>
    <w:rsid w:val="00291B09"/>
    <w:rsid w:val="002A01CC"/>
    <w:rsid w:val="002A0B10"/>
    <w:rsid w:val="002A2E89"/>
    <w:rsid w:val="002B0CEA"/>
    <w:rsid w:val="002C252A"/>
    <w:rsid w:val="002D1561"/>
    <w:rsid w:val="002D4D13"/>
    <w:rsid w:val="002D673D"/>
    <w:rsid w:val="002D7565"/>
    <w:rsid w:val="002E06A3"/>
    <w:rsid w:val="002E4B05"/>
    <w:rsid w:val="002E61F2"/>
    <w:rsid w:val="002F1C7F"/>
    <w:rsid w:val="002F402B"/>
    <w:rsid w:val="002F4322"/>
    <w:rsid w:val="00302554"/>
    <w:rsid w:val="003033D5"/>
    <w:rsid w:val="00312574"/>
    <w:rsid w:val="003132BF"/>
    <w:rsid w:val="00317601"/>
    <w:rsid w:val="00320585"/>
    <w:rsid w:val="00322008"/>
    <w:rsid w:val="00337D81"/>
    <w:rsid w:val="00340656"/>
    <w:rsid w:val="0035799A"/>
    <w:rsid w:val="00364C67"/>
    <w:rsid w:val="003751D7"/>
    <w:rsid w:val="00382496"/>
    <w:rsid w:val="003A33BD"/>
    <w:rsid w:val="003B764A"/>
    <w:rsid w:val="003C093B"/>
    <w:rsid w:val="003C5910"/>
    <w:rsid w:val="003E785D"/>
    <w:rsid w:val="003F0F23"/>
    <w:rsid w:val="003F523F"/>
    <w:rsid w:val="003F5299"/>
    <w:rsid w:val="003F6692"/>
    <w:rsid w:val="003F6A8F"/>
    <w:rsid w:val="00407BD3"/>
    <w:rsid w:val="00407E69"/>
    <w:rsid w:val="00416A56"/>
    <w:rsid w:val="00422219"/>
    <w:rsid w:val="00422273"/>
    <w:rsid w:val="00423EF0"/>
    <w:rsid w:val="00424F7A"/>
    <w:rsid w:val="004571A5"/>
    <w:rsid w:val="00464023"/>
    <w:rsid w:val="00466AC6"/>
    <w:rsid w:val="004713D8"/>
    <w:rsid w:val="00472E8E"/>
    <w:rsid w:val="00473614"/>
    <w:rsid w:val="00476B4E"/>
    <w:rsid w:val="004812B3"/>
    <w:rsid w:val="00484EAC"/>
    <w:rsid w:val="00486300"/>
    <w:rsid w:val="004865B5"/>
    <w:rsid w:val="004A1E1F"/>
    <w:rsid w:val="004A35F8"/>
    <w:rsid w:val="004A41DD"/>
    <w:rsid w:val="004A6452"/>
    <w:rsid w:val="004B14F0"/>
    <w:rsid w:val="004B36E5"/>
    <w:rsid w:val="004C50C0"/>
    <w:rsid w:val="004E1B67"/>
    <w:rsid w:val="004E5482"/>
    <w:rsid w:val="004E7800"/>
    <w:rsid w:val="004F02C4"/>
    <w:rsid w:val="004F04CA"/>
    <w:rsid w:val="00501961"/>
    <w:rsid w:val="00510587"/>
    <w:rsid w:val="00514434"/>
    <w:rsid w:val="00514B6B"/>
    <w:rsid w:val="00516794"/>
    <w:rsid w:val="00517F9E"/>
    <w:rsid w:val="0052075C"/>
    <w:rsid w:val="00521C3D"/>
    <w:rsid w:val="00523E86"/>
    <w:rsid w:val="00524215"/>
    <w:rsid w:val="00524CA0"/>
    <w:rsid w:val="00532FB2"/>
    <w:rsid w:val="005362A6"/>
    <w:rsid w:val="00540695"/>
    <w:rsid w:val="00545B5A"/>
    <w:rsid w:val="005520C7"/>
    <w:rsid w:val="00555591"/>
    <w:rsid w:val="005612EB"/>
    <w:rsid w:val="00564F45"/>
    <w:rsid w:val="00576743"/>
    <w:rsid w:val="00576AA4"/>
    <w:rsid w:val="005773E3"/>
    <w:rsid w:val="00593370"/>
    <w:rsid w:val="005A053C"/>
    <w:rsid w:val="005A193D"/>
    <w:rsid w:val="005A4049"/>
    <w:rsid w:val="005A536A"/>
    <w:rsid w:val="005B18E5"/>
    <w:rsid w:val="005C44A4"/>
    <w:rsid w:val="005D0C43"/>
    <w:rsid w:val="005E0962"/>
    <w:rsid w:val="005E4AC3"/>
    <w:rsid w:val="005E552D"/>
    <w:rsid w:val="00611A13"/>
    <w:rsid w:val="00621370"/>
    <w:rsid w:val="0063116A"/>
    <w:rsid w:val="0064647B"/>
    <w:rsid w:val="00650284"/>
    <w:rsid w:val="00653885"/>
    <w:rsid w:val="0066271F"/>
    <w:rsid w:val="006802AE"/>
    <w:rsid w:val="006811FA"/>
    <w:rsid w:val="00685005"/>
    <w:rsid w:val="006912E1"/>
    <w:rsid w:val="006A7C52"/>
    <w:rsid w:val="006B15C9"/>
    <w:rsid w:val="006B5A7D"/>
    <w:rsid w:val="006C262A"/>
    <w:rsid w:val="006D08E3"/>
    <w:rsid w:val="006D6D2E"/>
    <w:rsid w:val="006E374F"/>
    <w:rsid w:val="006F6915"/>
    <w:rsid w:val="0071460E"/>
    <w:rsid w:val="00732F8A"/>
    <w:rsid w:val="00754D34"/>
    <w:rsid w:val="00756A56"/>
    <w:rsid w:val="00762700"/>
    <w:rsid w:val="0076462B"/>
    <w:rsid w:val="007650A0"/>
    <w:rsid w:val="00773880"/>
    <w:rsid w:val="007845FF"/>
    <w:rsid w:val="00784A72"/>
    <w:rsid w:val="00787445"/>
    <w:rsid w:val="00794868"/>
    <w:rsid w:val="007B120B"/>
    <w:rsid w:val="007C52B1"/>
    <w:rsid w:val="007C7AAC"/>
    <w:rsid w:val="007D4AF1"/>
    <w:rsid w:val="007D6C96"/>
    <w:rsid w:val="007D7E2C"/>
    <w:rsid w:val="007E0B62"/>
    <w:rsid w:val="007E123B"/>
    <w:rsid w:val="007E2927"/>
    <w:rsid w:val="007F1B78"/>
    <w:rsid w:val="007F326A"/>
    <w:rsid w:val="007F3559"/>
    <w:rsid w:val="007F5447"/>
    <w:rsid w:val="00810818"/>
    <w:rsid w:val="00811069"/>
    <w:rsid w:val="00817B96"/>
    <w:rsid w:val="008227C2"/>
    <w:rsid w:val="00824E17"/>
    <w:rsid w:val="00833281"/>
    <w:rsid w:val="008422DC"/>
    <w:rsid w:val="00844964"/>
    <w:rsid w:val="008460A9"/>
    <w:rsid w:val="00851E79"/>
    <w:rsid w:val="00852476"/>
    <w:rsid w:val="00860DCD"/>
    <w:rsid w:val="008645C1"/>
    <w:rsid w:val="00865CE7"/>
    <w:rsid w:val="00874932"/>
    <w:rsid w:val="00882CC3"/>
    <w:rsid w:val="00883B04"/>
    <w:rsid w:val="00884296"/>
    <w:rsid w:val="008848DC"/>
    <w:rsid w:val="0089065A"/>
    <w:rsid w:val="00891ACD"/>
    <w:rsid w:val="00897839"/>
    <w:rsid w:val="008B1238"/>
    <w:rsid w:val="008B397D"/>
    <w:rsid w:val="008B7A7D"/>
    <w:rsid w:val="008F387B"/>
    <w:rsid w:val="008F5175"/>
    <w:rsid w:val="008F7EA4"/>
    <w:rsid w:val="00902E61"/>
    <w:rsid w:val="00913F9D"/>
    <w:rsid w:val="009174DF"/>
    <w:rsid w:val="00937FCF"/>
    <w:rsid w:val="00956C4E"/>
    <w:rsid w:val="009629F7"/>
    <w:rsid w:val="0096452A"/>
    <w:rsid w:val="0096591A"/>
    <w:rsid w:val="00986737"/>
    <w:rsid w:val="009B192E"/>
    <w:rsid w:val="009C2103"/>
    <w:rsid w:val="009C2CE8"/>
    <w:rsid w:val="009C6327"/>
    <w:rsid w:val="009D1184"/>
    <w:rsid w:val="009E51E6"/>
    <w:rsid w:val="009F5A9C"/>
    <w:rsid w:val="00A0050A"/>
    <w:rsid w:val="00A006BF"/>
    <w:rsid w:val="00A04ED0"/>
    <w:rsid w:val="00A121C8"/>
    <w:rsid w:val="00A15896"/>
    <w:rsid w:val="00A22B3C"/>
    <w:rsid w:val="00A27B4F"/>
    <w:rsid w:val="00A311AD"/>
    <w:rsid w:val="00A32927"/>
    <w:rsid w:val="00A50E45"/>
    <w:rsid w:val="00A54D21"/>
    <w:rsid w:val="00A579B6"/>
    <w:rsid w:val="00A665B7"/>
    <w:rsid w:val="00A80B65"/>
    <w:rsid w:val="00A82345"/>
    <w:rsid w:val="00A835FB"/>
    <w:rsid w:val="00A84743"/>
    <w:rsid w:val="00A9627C"/>
    <w:rsid w:val="00AC4D2F"/>
    <w:rsid w:val="00AC662E"/>
    <w:rsid w:val="00AF4ADA"/>
    <w:rsid w:val="00B0415C"/>
    <w:rsid w:val="00B11B20"/>
    <w:rsid w:val="00B12C86"/>
    <w:rsid w:val="00B14E78"/>
    <w:rsid w:val="00B2001C"/>
    <w:rsid w:val="00B20C23"/>
    <w:rsid w:val="00B24CE8"/>
    <w:rsid w:val="00B25CB5"/>
    <w:rsid w:val="00B3542A"/>
    <w:rsid w:val="00B42FC1"/>
    <w:rsid w:val="00B51780"/>
    <w:rsid w:val="00B548A1"/>
    <w:rsid w:val="00B65D77"/>
    <w:rsid w:val="00B65E63"/>
    <w:rsid w:val="00B75829"/>
    <w:rsid w:val="00B77572"/>
    <w:rsid w:val="00B92053"/>
    <w:rsid w:val="00B95742"/>
    <w:rsid w:val="00BA3796"/>
    <w:rsid w:val="00BA41BC"/>
    <w:rsid w:val="00BA7876"/>
    <w:rsid w:val="00BB756A"/>
    <w:rsid w:val="00BC316F"/>
    <w:rsid w:val="00BC3D69"/>
    <w:rsid w:val="00BD4F6B"/>
    <w:rsid w:val="00BD7572"/>
    <w:rsid w:val="00BE246C"/>
    <w:rsid w:val="00BE3F94"/>
    <w:rsid w:val="00BF5A2D"/>
    <w:rsid w:val="00C15F1E"/>
    <w:rsid w:val="00C1609F"/>
    <w:rsid w:val="00C20B81"/>
    <w:rsid w:val="00C21F63"/>
    <w:rsid w:val="00C22BF1"/>
    <w:rsid w:val="00C22F59"/>
    <w:rsid w:val="00C230D9"/>
    <w:rsid w:val="00C32835"/>
    <w:rsid w:val="00C4123B"/>
    <w:rsid w:val="00C4445D"/>
    <w:rsid w:val="00C455D2"/>
    <w:rsid w:val="00C5604B"/>
    <w:rsid w:val="00C64FC8"/>
    <w:rsid w:val="00C70B64"/>
    <w:rsid w:val="00C922AF"/>
    <w:rsid w:val="00C94D83"/>
    <w:rsid w:val="00CA4941"/>
    <w:rsid w:val="00CA622C"/>
    <w:rsid w:val="00CA7517"/>
    <w:rsid w:val="00CB1F2A"/>
    <w:rsid w:val="00CB72A7"/>
    <w:rsid w:val="00CD39B2"/>
    <w:rsid w:val="00CD5657"/>
    <w:rsid w:val="00CD66CB"/>
    <w:rsid w:val="00CD6EC6"/>
    <w:rsid w:val="00CE5774"/>
    <w:rsid w:val="00CE66C7"/>
    <w:rsid w:val="00CE7001"/>
    <w:rsid w:val="00CF18D7"/>
    <w:rsid w:val="00CF4B4D"/>
    <w:rsid w:val="00D0050F"/>
    <w:rsid w:val="00D041BE"/>
    <w:rsid w:val="00D0569C"/>
    <w:rsid w:val="00D120AA"/>
    <w:rsid w:val="00D1245C"/>
    <w:rsid w:val="00D136DC"/>
    <w:rsid w:val="00D1734D"/>
    <w:rsid w:val="00D2764D"/>
    <w:rsid w:val="00D37740"/>
    <w:rsid w:val="00D46D33"/>
    <w:rsid w:val="00D55F74"/>
    <w:rsid w:val="00D60244"/>
    <w:rsid w:val="00D634E6"/>
    <w:rsid w:val="00D702A3"/>
    <w:rsid w:val="00D72236"/>
    <w:rsid w:val="00D76977"/>
    <w:rsid w:val="00D8357C"/>
    <w:rsid w:val="00D9045E"/>
    <w:rsid w:val="00DA2838"/>
    <w:rsid w:val="00DA2A9B"/>
    <w:rsid w:val="00DA34F2"/>
    <w:rsid w:val="00DA6BB5"/>
    <w:rsid w:val="00DA7F42"/>
    <w:rsid w:val="00DB405E"/>
    <w:rsid w:val="00DB6868"/>
    <w:rsid w:val="00DC06F9"/>
    <w:rsid w:val="00DC379F"/>
    <w:rsid w:val="00DC770B"/>
    <w:rsid w:val="00DC7739"/>
    <w:rsid w:val="00DD01F4"/>
    <w:rsid w:val="00DD3FD9"/>
    <w:rsid w:val="00DE7D0C"/>
    <w:rsid w:val="00E03175"/>
    <w:rsid w:val="00E04A66"/>
    <w:rsid w:val="00E06840"/>
    <w:rsid w:val="00E2139E"/>
    <w:rsid w:val="00E22D6F"/>
    <w:rsid w:val="00E266CD"/>
    <w:rsid w:val="00E465FD"/>
    <w:rsid w:val="00E5455A"/>
    <w:rsid w:val="00E57C42"/>
    <w:rsid w:val="00E60BDB"/>
    <w:rsid w:val="00E63B63"/>
    <w:rsid w:val="00E9439D"/>
    <w:rsid w:val="00E964AE"/>
    <w:rsid w:val="00EA1C27"/>
    <w:rsid w:val="00EB4865"/>
    <w:rsid w:val="00EC1029"/>
    <w:rsid w:val="00EC1BFD"/>
    <w:rsid w:val="00ED1F09"/>
    <w:rsid w:val="00ED25CD"/>
    <w:rsid w:val="00ED6F27"/>
    <w:rsid w:val="00ED7737"/>
    <w:rsid w:val="00EE37E3"/>
    <w:rsid w:val="00EF70CB"/>
    <w:rsid w:val="00F010BB"/>
    <w:rsid w:val="00F035CB"/>
    <w:rsid w:val="00F06678"/>
    <w:rsid w:val="00F06805"/>
    <w:rsid w:val="00F40848"/>
    <w:rsid w:val="00F40E9B"/>
    <w:rsid w:val="00F43D0F"/>
    <w:rsid w:val="00F50B26"/>
    <w:rsid w:val="00F51E1C"/>
    <w:rsid w:val="00F57961"/>
    <w:rsid w:val="00F61415"/>
    <w:rsid w:val="00F61EB8"/>
    <w:rsid w:val="00F623FA"/>
    <w:rsid w:val="00F75026"/>
    <w:rsid w:val="00F84215"/>
    <w:rsid w:val="00F86360"/>
    <w:rsid w:val="00F9113D"/>
    <w:rsid w:val="00F93F74"/>
    <w:rsid w:val="00FA6A06"/>
    <w:rsid w:val="00FA7D94"/>
    <w:rsid w:val="00FB71EF"/>
    <w:rsid w:val="00FB7E90"/>
    <w:rsid w:val="00FC6F8D"/>
    <w:rsid w:val="00FD0868"/>
    <w:rsid w:val="00FD0D3B"/>
    <w:rsid w:val="00FD42EE"/>
    <w:rsid w:val="00FD58BD"/>
    <w:rsid w:val="00FE04B7"/>
    <w:rsid w:val="00FE1163"/>
    <w:rsid w:val="00FE5FC2"/>
    <w:rsid w:val="00FF2456"/>
    <w:rsid w:val="00FF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6C52B"/>
  <w15:chartTrackingRefBased/>
  <w15:docId w15:val="{933ED68D-8482-40D1-B836-F2CBD5B9A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6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7D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D94"/>
  </w:style>
  <w:style w:type="paragraph" w:styleId="Footer">
    <w:name w:val="footer"/>
    <w:basedOn w:val="Normal"/>
    <w:link w:val="FooterChar"/>
    <w:uiPriority w:val="99"/>
    <w:unhideWhenUsed/>
    <w:rsid w:val="00FA7D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8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Kumar Doupati</dc:creator>
  <cp:keywords/>
  <dc:description/>
  <cp:lastModifiedBy>Jaswanth Kumar Doupati</cp:lastModifiedBy>
  <cp:revision>432</cp:revision>
  <dcterms:created xsi:type="dcterms:W3CDTF">2025-10-20T07:57:00Z</dcterms:created>
  <dcterms:modified xsi:type="dcterms:W3CDTF">2025-11-23T14:17:00Z</dcterms:modified>
</cp:coreProperties>
</file>